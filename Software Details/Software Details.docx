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0FB1C" w14:textId="77777777" w:rsidR="00964E91" w:rsidRDefault="00000000">
      <w:pPr>
        <w:pStyle w:val="Heading"/>
        <w:spacing w:before="322" w:after="322"/>
      </w:pPr>
      <w:r>
        <w:rPr>
          <w:b/>
          <w:bCs/>
          <w:sz w:val="48"/>
          <w:szCs w:val="48"/>
        </w:rPr>
        <w:t>Software Documentation</w:t>
      </w:r>
    </w:p>
    <w:p w14:paraId="27DE3AF0" w14:textId="77777777" w:rsidR="00964E91" w:rsidRDefault="00000000">
      <w:pPr>
        <w:pStyle w:val="Heading3"/>
        <w:numPr>
          <w:ilvl w:val="0"/>
          <w:numId w:val="2"/>
        </w:numPr>
        <w:spacing w:before="281" w:after="281"/>
      </w:pPr>
      <w:del w:id="0" w:author="Banat Singh" w:date="2026-04-19T23:43:00Z">
        <w:r>
          <w:rPr>
            <w:b/>
            <w:bCs/>
          </w:rPr>
          <w:delText xml:space="preserve">1. </w:delText>
        </w:r>
      </w:del>
      <w:r>
        <w:rPr>
          <w:b/>
          <w:bCs/>
        </w:rPr>
        <w:t>Software Overview</w:t>
      </w:r>
    </w:p>
    <w:p w14:paraId="1387D3E5" w14:textId="77777777" w:rsidR="00964E91" w:rsidRDefault="00000000">
      <w:pPr>
        <w:pStyle w:val="Default"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i/>
          <w:iCs/>
        </w:rPr>
        <w:t>What does the software do?</w:t>
      </w:r>
      <w:r>
        <w:rPr>
          <w:rFonts w:ascii="Times Roman" w:hAnsi="Times Roman"/>
        </w:rPr>
        <w:t xml:space="preserve"> The software acts as the behavioral engine for the robot, constantly reading environmental inputs to trigger specific physical reactions. Its main job is to manage a polling loop that watches for human presence. </w:t>
      </w:r>
    </w:p>
    <w:p w14:paraId="5CD8AF56" w14:textId="77777777" w:rsidR="00964E91" w:rsidRDefault="00000000">
      <w:pPr>
        <w:pStyle w:val="Default"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 xml:space="preserve">When someone walks by, the code wakes the robot up, sequences the eyelid and eyeball servos to perform a scanning motion, and simultaneously listens for loud noises. If a noise occurs during this active window, the software interrupts the standard routine to move the head servo and fire off a custom LED light pattern. </w:t>
      </w:r>
    </w:p>
    <w:p w14:paraId="7FCB6A74" w14:textId="77777777" w:rsidR="00964E91" w:rsidRDefault="00000000">
      <w:pPr>
        <w:pStyle w:val="Default"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Finally, it keeps track of idle time, changing the robot's status lights to red if the room stays empty for over a minute.</w:t>
      </w:r>
    </w:p>
    <w:p w14:paraId="39BFD9C7" w14:textId="77777777" w:rsidR="00964E91" w:rsidRDefault="00964E91">
      <w:pPr>
        <w:pStyle w:val="Default"/>
        <w:spacing w:before="0" w:after="240" w:line="240" w:lineRule="auto"/>
        <w:rPr>
          <w:rFonts w:ascii="Times Roman" w:eastAsia="Times Roman" w:hAnsi="Times Roman" w:cs="Times Roman"/>
        </w:rPr>
      </w:pPr>
    </w:p>
    <w:p w14:paraId="101287E1" w14:textId="77777777" w:rsidR="00964E91" w:rsidRDefault="00000000">
      <w:pPr>
        <w:pStyle w:val="Default"/>
        <w:spacing w:before="0" w:after="24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i/>
          <w:iCs/>
        </w:rPr>
        <w:t>Platforms and Tools Used:</w:t>
      </w:r>
    </w:p>
    <w:p w14:paraId="31F37B63" w14:textId="77777777" w:rsidR="00964E91" w:rsidRDefault="00000000">
      <w:pPr>
        <w:pStyle w:val="Default"/>
        <w:numPr>
          <w:ilvl w:val="0"/>
          <w:numId w:val="4"/>
        </w:numPr>
        <w:spacing w:before="0" w:after="240" w:line="240" w:lineRule="auto"/>
        <w:rPr>
          <w:rFonts w:ascii="Times Roman" w:hAnsi="Times Roman"/>
        </w:rPr>
      </w:pPr>
      <w:r>
        <w:rPr>
          <w:rFonts w:ascii="Times Roman" w:hAnsi="Times Roman"/>
          <w:b/>
          <w:bCs/>
        </w:rPr>
        <w:t>Language:</w:t>
      </w:r>
      <w:r>
        <w:rPr>
          <w:rFonts w:ascii="Times Roman" w:hAnsi="Times Roman"/>
        </w:rPr>
        <w:t xml:space="preserve"> </w:t>
      </w:r>
      <w:proofErr w:type="spellStart"/>
      <w:r>
        <w:rPr>
          <w:rFonts w:ascii="Times Roman" w:hAnsi="Times Roman"/>
        </w:rPr>
        <w:t>MicroPython</w:t>
      </w:r>
      <w:proofErr w:type="spellEnd"/>
    </w:p>
    <w:p w14:paraId="64D144BA" w14:textId="77777777" w:rsidR="00964E91" w:rsidRDefault="00000000">
      <w:pPr>
        <w:pStyle w:val="Default"/>
        <w:numPr>
          <w:ilvl w:val="0"/>
          <w:numId w:val="4"/>
        </w:numPr>
        <w:spacing w:before="0" w:after="240" w:line="240" w:lineRule="auto"/>
        <w:rPr>
          <w:rFonts w:ascii="Times Roman" w:hAnsi="Times Roman"/>
        </w:rPr>
      </w:pPr>
      <w:r>
        <w:rPr>
          <w:rFonts w:ascii="Times Roman" w:hAnsi="Times Roman"/>
          <w:b/>
          <w:bCs/>
        </w:rPr>
        <w:t>Libraries:</w:t>
      </w:r>
      <w:r>
        <w:rPr>
          <w:rFonts w:ascii="Times Roman" w:hAnsi="Times Roman"/>
        </w:rPr>
        <w:t xml:space="preserve"> Built-in </w:t>
      </w:r>
      <w:proofErr w:type="spellStart"/>
      <w:r>
        <w:rPr>
          <w:rFonts w:ascii="Courier" w:hAnsi="Courier"/>
          <w:sz w:val="26"/>
          <w:szCs w:val="26"/>
          <w:lang w:val="de-DE"/>
        </w:rPr>
        <w:t>machine</w:t>
      </w:r>
      <w:proofErr w:type="spellEnd"/>
      <w:r>
        <w:rPr>
          <w:rFonts w:ascii="Times Roman" w:hAnsi="Times Roman"/>
          <w:lang w:val="pt-PT"/>
        </w:rPr>
        <w:t xml:space="preserve"> (for PWM </w:t>
      </w:r>
      <w:proofErr w:type="spellStart"/>
      <w:r>
        <w:rPr>
          <w:rFonts w:ascii="Times Roman" w:hAnsi="Times Roman"/>
          <w:lang w:val="pt-PT"/>
        </w:rPr>
        <w:t>and</w:t>
      </w:r>
      <w:proofErr w:type="spellEnd"/>
      <w:r>
        <w:rPr>
          <w:rFonts w:ascii="Times Roman" w:hAnsi="Times Roman"/>
          <w:lang w:val="pt-PT"/>
        </w:rPr>
        <w:t xml:space="preserve"> GPIO </w:t>
      </w:r>
      <w:proofErr w:type="spellStart"/>
      <w:r>
        <w:rPr>
          <w:rFonts w:ascii="Times Roman" w:hAnsi="Times Roman"/>
          <w:lang w:val="pt-PT"/>
        </w:rPr>
        <w:t>control</w:t>
      </w:r>
      <w:proofErr w:type="spellEnd"/>
      <w:r>
        <w:rPr>
          <w:rFonts w:ascii="Times Roman" w:hAnsi="Times Roman"/>
          <w:lang w:val="pt-PT"/>
        </w:rPr>
        <w:t xml:space="preserve">), </w:t>
      </w:r>
      <w:r>
        <w:rPr>
          <w:rFonts w:ascii="Courier" w:hAnsi="Courier"/>
          <w:sz w:val="26"/>
          <w:szCs w:val="26"/>
        </w:rPr>
        <w:t>time</w:t>
      </w:r>
      <w:r>
        <w:rPr>
          <w:rFonts w:ascii="Times Roman" w:hAnsi="Times Roman"/>
        </w:rPr>
        <w:t xml:space="preserve"> (for non-blocking delays and timers), and </w:t>
      </w:r>
      <w:proofErr w:type="spellStart"/>
      <w:r>
        <w:rPr>
          <w:rFonts w:ascii="Courier" w:hAnsi="Courier"/>
          <w:sz w:val="26"/>
          <w:szCs w:val="26"/>
          <w:lang w:val="it-IT"/>
        </w:rPr>
        <w:t>neopixel</w:t>
      </w:r>
      <w:proofErr w:type="spellEnd"/>
      <w:r>
        <w:rPr>
          <w:rFonts w:ascii="Times Roman" w:hAnsi="Times Roman"/>
        </w:rPr>
        <w:t xml:space="preserve"> (for LED string manipulation).</w:t>
      </w:r>
    </w:p>
    <w:p w14:paraId="4B468383" w14:textId="77777777" w:rsidR="00964E91" w:rsidRDefault="00000000">
      <w:pPr>
        <w:pStyle w:val="Default"/>
        <w:numPr>
          <w:ilvl w:val="0"/>
          <w:numId w:val="4"/>
        </w:numPr>
        <w:spacing w:before="0" w:after="240" w:line="240" w:lineRule="auto"/>
        <w:rPr>
          <w:rFonts w:ascii="Times Roman" w:hAnsi="Times Roman"/>
        </w:rPr>
      </w:pPr>
      <w:r>
        <w:rPr>
          <w:rFonts w:ascii="Times Roman" w:hAnsi="Times Roman"/>
          <w:b/>
          <w:bCs/>
        </w:rPr>
        <w:t>Development Environment:</w:t>
      </w:r>
      <w:r>
        <w:rPr>
          <w:rFonts w:ascii="Times Roman" w:hAnsi="Times Roman"/>
        </w:rPr>
        <w:t xml:space="preserve"> </w:t>
      </w:r>
      <w:del w:id="1" w:author="Banat Singh" w:date="2026-04-19T23:42:00Z">
        <w:r>
          <w:rPr>
            <w:rFonts w:ascii="Times Roman" w:hAnsi="Times Roman"/>
          </w:rPr>
          <w:delText xml:space="preserve">Any standard </w:delText>
        </w:r>
      </w:del>
      <w:proofErr w:type="spellStart"/>
      <w:r>
        <w:rPr>
          <w:rFonts w:ascii="Times Roman" w:hAnsi="Times Roman"/>
        </w:rPr>
        <w:t>MicroPython</w:t>
      </w:r>
      <w:proofErr w:type="spellEnd"/>
      <w:r>
        <w:rPr>
          <w:rFonts w:ascii="Times Roman" w:hAnsi="Times Roman"/>
        </w:rPr>
        <w:t xml:space="preserve"> IDE (</w:t>
      </w:r>
      <w:del w:id="2" w:author="Banat Singh" w:date="2026-04-19T23:42:00Z">
        <w:r>
          <w:rPr>
            <w:rFonts w:ascii="Times Roman" w:hAnsi="Times Roman"/>
          </w:rPr>
          <w:delText xml:space="preserve">like </w:delText>
        </w:r>
      </w:del>
      <w:r>
        <w:rPr>
          <w:rFonts w:ascii="Times Roman" w:hAnsi="Times Roman"/>
        </w:rPr>
        <w:t>Thonny) used to flash the script onto the ESP32 hardware.</w:t>
      </w:r>
    </w:p>
    <w:p w14:paraId="6B3020AA" w14:textId="77777777" w:rsidR="00964E91" w:rsidRDefault="00964E91">
      <w:pPr>
        <w:pStyle w:val="Default"/>
        <w:spacing w:before="0" w:after="240" w:line="240" w:lineRule="auto"/>
        <w:rPr>
          <w:rFonts w:ascii="Times Roman" w:eastAsia="Times Roman" w:hAnsi="Times Roman" w:cs="Times Roman"/>
        </w:rPr>
      </w:pPr>
    </w:p>
    <w:p w14:paraId="3061FF10" w14:textId="77777777" w:rsidR="00964E91" w:rsidRDefault="00964E91">
      <w:pPr>
        <w:pStyle w:val="Body"/>
      </w:pPr>
    </w:p>
    <w:p w14:paraId="3A82D278" w14:textId="77777777" w:rsidR="00964E91" w:rsidRDefault="00000000">
      <w:pPr>
        <w:pStyle w:val="Heading3"/>
        <w:spacing w:before="281" w:after="281"/>
      </w:pPr>
      <w:r>
        <w:rPr>
          <w:b/>
          <w:bCs/>
        </w:rPr>
        <w:t>2. System Logic</w:t>
      </w:r>
    </w:p>
    <w:p w14:paraId="47D10E46" w14:textId="77777777" w:rsidR="00964E91" w:rsidRDefault="00000000">
      <w:pPr>
        <w:pStyle w:val="Default"/>
        <w:spacing w:before="0" w:after="240" w:line="240" w:lineRule="auto"/>
        <w:rPr>
          <w:rFonts w:ascii="Aptos Display" w:eastAsia="Aptos Display" w:hAnsi="Aptos Display" w:cs="Aptos Display"/>
          <w:i/>
          <w:iCs/>
          <w:u w:color="7F7F7F"/>
        </w:rPr>
      </w:pPr>
      <w:r>
        <w:rPr>
          <w:rFonts w:ascii="Aptos Display" w:eastAsia="Aptos Display" w:hAnsi="Aptos Display" w:cs="Aptos Display"/>
          <w:i/>
          <w:iCs/>
          <w:u w:color="7F7F7F"/>
        </w:rPr>
        <w:t>Here is the step-by-step breakdown of how data moves through the system during operation:</w:t>
      </w:r>
    </w:p>
    <w:p w14:paraId="3A1D749D" w14:textId="77777777" w:rsidR="00964E91" w:rsidRDefault="00000000">
      <w:pPr>
        <w:pStyle w:val="Default"/>
        <w:numPr>
          <w:ilvl w:val="0"/>
          <w:numId w:val="6"/>
        </w:numPr>
        <w:spacing w:before="0" w:after="240" w:line="240" w:lineRule="auto"/>
        <w:rPr>
          <w:rFonts w:ascii="Times Roman" w:hAnsi="Times Roman"/>
        </w:rPr>
      </w:pPr>
      <w:r>
        <w:rPr>
          <w:rFonts w:ascii="Aptos Display" w:eastAsia="Aptos Display" w:hAnsi="Aptos Display" w:cs="Aptos Display"/>
          <w:i/>
          <w:iCs/>
          <w:u w:color="7F7F7F"/>
        </w:rPr>
        <w:t>The system powers on, initializing all pins and moving servos to their default closed/centered positions.</w:t>
      </w:r>
    </w:p>
    <w:p w14:paraId="170F7511" w14:textId="77777777" w:rsidR="00964E91" w:rsidRDefault="00000000">
      <w:pPr>
        <w:pStyle w:val="Default"/>
        <w:numPr>
          <w:ilvl w:val="0"/>
          <w:numId w:val="6"/>
        </w:numPr>
        <w:spacing w:before="0" w:after="240" w:line="240" w:lineRule="auto"/>
        <w:rPr>
          <w:rFonts w:ascii="Times Roman" w:hAnsi="Times Roman"/>
        </w:rPr>
      </w:pPr>
      <w:r>
        <w:rPr>
          <w:rFonts w:ascii="Aptos Display" w:eastAsia="Aptos Display" w:hAnsi="Aptos Display" w:cs="Aptos Display"/>
          <w:i/>
          <w:iCs/>
          <w:u w:color="7F7F7F"/>
        </w:rPr>
        <w:t>The ESP32 continuously checks the digital state of the PIR sensor.</w:t>
      </w:r>
    </w:p>
    <w:p w14:paraId="470AD256" w14:textId="77777777" w:rsidR="00964E91" w:rsidRDefault="00000000">
      <w:pPr>
        <w:pStyle w:val="Default"/>
        <w:numPr>
          <w:ilvl w:val="0"/>
          <w:numId w:val="6"/>
        </w:numPr>
        <w:spacing w:before="0" w:after="240" w:line="240" w:lineRule="auto"/>
        <w:rPr>
          <w:rFonts w:ascii="Times Roman" w:hAnsi="Times Roman"/>
        </w:rPr>
      </w:pPr>
      <w:r>
        <w:rPr>
          <w:rFonts w:ascii="Aptos Display" w:eastAsia="Aptos Display" w:hAnsi="Aptos Display" w:cs="Aptos Display"/>
          <w:i/>
          <w:iCs/>
          <w:u w:color="7F7F7F"/>
        </w:rPr>
        <w:t>A person walks in front of the robot, causing the PIR sensor to send a HIGH signal.</w:t>
      </w:r>
    </w:p>
    <w:p w14:paraId="0533F9D3" w14:textId="77777777" w:rsidR="00964E91" w:rsidRDefault="00000000">
      <w:pPr>
        <w:pStyle w:val="Default"/>
        <w:numPr>
          <w:ilvl w:val="0"/>
          <w:numId w:val="6"/>
        </w:numPr>
        <w:spacing w:before="0" w:after="240" w:line="240" w:lineRule="auto"/>
        <w:rPr>
          <w:rFonts w:ascii="Times Roman" w:hAnsi="Times Roman"/>
        </w:rPr>
      </w:pPr>
      <w:r>
        <w:rPr>
          <w:rFonts w:ascii="Aptos Display" w:eastAsia="Aptos Display" w:hAnsi="Aptos Display" w:cs="Aptos Display"/>
          <w:i/>
          <w:iCs/>
          <w:u w:color="7F7F7F"/>
        </w:rPr>
        <w:lastRenderedPageBreak/>
        <w:t xml:space="preserve">The ESP32 reads this signal, resets its internal idle timer, and turns the </w:t>
      </w:r>
      <w:proofErr w:type="spellStart"/>
      <w:r>
        <w:rPr>
          <w:rFonts w:ascii="Aptos Display" w:eastAsia="Aptos Display" w:hAnsi="Aptos Display" w:cs="Aptos Display"/>
          <w:i/>
          <w:iCs/>
          <w:u w:color="7F7F7F"/>
        </w:rPr>
        <w:t>NeoPixels</w:t>
      </w:r>
      <w:proofErr w:type="spellEnd"/>
      <w:r>
        <w:rPr>
          <w:rFonts w:ascii="Aptos Display" w:eastAsia="Aptos Display" w:hAnsi="Aptos Display" w:cs="Aptos Display"/>
          <w:i/>
          <w:iCs/>
          <w:u w:color="7F7F7F"/>
        </w:rPr>
        <w:t xml:space="preserve"> dim green.</w:t>
      </w:r>
    </w:p>
    <w:p w14:paraId="3603B931" w14:textId="77777777" w:rsidR="00964E91" w:rsidRDefault="00000000">
      <w:pPr>
        <w:pStyle w:val="Default"/>
        <w:numPr>
          <w:ilvl w:val="0"/>
          <w:numId w:val="6"/>
        </w:numPr>
        <w:spacing w:before="0" w:after="240" w:line="240" w:lineRule="auto"/>
        <w:rPr>
          <w:rFonts w:ascii="Times Roman" w:hAnsi="Times Roman"/>
        </w:rPr>
      </w:pPr>
      <w:r>
        <w:rPr>
          <w:rFonts w:ascii="Aptos Display" w:eastAsia="Aptos Display" w:hAnsi="Aptos Display" w:cs="Aptos Display"/>
          <w:i/>
          <w:iCs/>
          <w:u w:color="7F7F7F"/>
        </w:rPr>
        <w:t>The microcontroller sends PWM signals to the eyelid servos, commanding them to open.</w:t>
      </w:r>
    </w:p>
    <w:p w14:paraId="47E466B7" w14:textId="77777777" w:rsidR="00964E91" w:rsidRDefault="00000000">
      <w:pPr>
        <w:pStyle w:val="Default"/>
        <w:numPr>
          <w:ilvl w:val="0"/>
          <w:numId w:val="6"/>
        </w:numPr>
        <w:spacing w:before="0" w:after="240" w:line="240" w:lineRule="auto"/>
        <w:rPr>
          <w:rFonts w:ascii="Times Roman" w:hAnsi="Times Roman"/>
        </w:rPr>
      </w:pPr>
      <w:r>
        <w:rPr>
          <w:rFonts w:ascii="Aptos Display" w:eastAsia="Aptos Display" w:hAnsi="Aptos Display" w:cs="Aptos Display"/>
          <w:i/>
          <w:iCs/>
          <w:u w:color="7F7F7F"/>
        </w:rPr>
        <w:t>The microcontroller commands the eyeball servos to look left.</w:t>
      </w:r>
    </w:p>
    <w:p w14:paraId="2045531F" w14:textId="77777777" w:rsidR="00964E91" w:rsidRDefault="00000000">
      <w:pPr>
        <w:pStyle w:val="Default"/>
        <w:numPr>
          <w:ilvl w:val="0"/>
          <w:numId w:val="6"/>
        </w:numPr>
        <w:spacing w:before="0" w:after="240" w:line="240" w:lineRule="auto"/>
        <w:rPr>
          <w:rFonts w:ascii="Times Roman" w:hAnsi="Times Roman"/>
        </w:rPr>
      </w:pPr>
      <w:r>
        <w:rPr>
          <w:rFonts w:ascii="Aptos Display" w:eastAsia="Aptos Display" w:hAnsi="Aptos Display" w:cs="Aptos Display"/>
          <w:i/>
          <w:iCs/>
          <w:u w:color="7F7F7F"/>
        </w:rPr>
        <w:t>While looking left, the ESP32 rapidly polls the sound sensor for one second.</w:t>
      </w:r>
    </w:p>
    <w:p w14:paraId="1E92A188" w14:textId="1304F74D" w:rsidR="00964E91" w:rsidRDefault="00000000">
      <w:pPr>
        <w:pStyle w:val="Default"/>
        <w:numPr>
          <w:ilvl w:val="0"/>
          <w:numId w:val="6"/>
        </w:numPr>
        <w:spacing w:before="0" w:after="240" w:line="240" w:lineRule="auto"/>
        <w:rPr>
          <w:rFonts w:ascii="Times Roman" w:hAnsi="Times Roman"/>
        </w:rPr>
      </w:pPr>
      <w:r>
        <w:rPr>
          <w:rFonts w:ascii="Aptos Display" w:eastAsia="Aptos Display" w:hAnsi="Aptos Display" w:cs="Aptos Display"/>
          <w:i/>
          <w:iCs/>
          <w:u w:color="7F7F7F"/>
        </w:rPr>
        <w:t xml:space="preserve">If a sharp sound is detected, the ESP32 immediately updates the </w:t>
      </w:r>
      <w:del w:id="3" w:author="Sayandip Samanta" w:date="2026-04-20T04:26:00Z" w16du:dateUtc="2026-04-19T22:56:00Z">
        <w:r w:rsidDel="00072C75">
          <w:rPr>
            <w:rFonts w:ascii="Aptos Display" w:eastAsia="Aptos Display" w:hAnsi="Aptos Display" w:cs="Aptos Display"/>
            <w:i/>
            <w:iCs/>
            <w:u w:color="7F7F7F"/>
          </w:rPr>
          <w:delText>NeoPixels</w:delText>
        </w:r>
      </w:del>
      <w:ins w:id="4" w:author="Sayandip Samanta" w:date="2026-04-20T04:26:00Z" w16du:dateUtc="2026-04-19T22:56:00Z">
        <w:r w:rsidR="00072C75">
          <w:rPr>
            <w:rFonts w:ascii="Aptos Display" w:eastAsia="Aptos Display" w:hAnsi="Aptos Display" w:cs="Aptos Display"/>
            <w:i/>
            <w:iCs/>
            <w:u w:color="7F7F7F"/>
          </w:rPr>
          <w:t>Neo Pixels</w:t>
        </w:r>
      </w:ins>
      <w:r>
        <w:rPr>
          <w:rFonts w:ascii="Aptos Display" w:eastAsia="Aptos Display" w:hAnsi="Aptos Display" w:cs="Aptos Display"/>
          <w:i/>
          <w:iCs/>
          <w:u w:color="7F7F7F"/>
        </w:rPr>
        <w:t xml:space="preserve"> to pulse bright green and commands the head servo to turn left.</w:t>
      </w:r>
    </w:p>
    <w:p w14:paraId="7A4BAD01" w14:textId="77777777" w:rsidR="00964E91" w:rsidRDefault="00000000">
      <w:pPr>
        <w:pStyle w:val="Default"/>
        <w:numPr>
          <w:ilvl w:val="0"/>
          <w:numId w:val="6"/>
        </w:numPr>
        <w:spacing w:before="0" w:after="240" w:line="240" w:lineRule="auto"/>
        <w:rPr>
          <w:rFonts w:ascii="Times Roman" w:hAnsi="Times Roman"/>
        </w:rPr>
      </w:pPr>
      <w:r>
        <w:rPr>
          <w:rFonts w:ascii="Aptos Display" w:eastAsia="Aptos Display" w:hAnsi="Aptos Display" w:cs="Aptos Display"/>
          <w:i/>
          <w:iCs/>
          <w:u w:color="7F7F7F"/>
        </w:rPr>
        <w:t>The eyes then scan right, and the system repeats the sound-check process for the right side.</w:t>
      </w:r>
    </w:p>
    <w:p w14:paraId="4438EDF5" w14:textId="77777777" w:rsidR="00964E91" w:rsidRDefault="00000000">
      <w:pPr>
        <w:pStyle w:val="Default"/>
        <w:numPr>
          <w:ilvl w:val="0"/>
          <w:numId w:val="6"/>
        </w:numPr>
        <w:spacing w:before="0" w:after="240" w:line="240" w:lineRule="auto"/>
        <w:rPr>
          <w:rFonts w:ascii="Times Roman" w:hAnsi="Times Roman"/>
        </w:rPr>
      </w:pPr>
      <w:r>
        <w:rPr>
          <w:rFonts w:ascii="Aptos Display" w:eastAsia="Aptos Display" w:hAnsi="Aptos Display" w:cs="Aptos Display"/>
          <w:i/>
          <w:iCs/>
          <w:u w:color="7F7F7F"/>
        </w:rPr>
        <w:t>Once the scanning sequence finishes, the ESP32 commands the lids to close and resets all motors to the center.</w:t>
      </w:r>
    </w:p>
    <w:p w14:paraId="570DADBD" w14:textId="77777777" w:rsidR="00964E91" w:rsidRDefault="00964E91">
      <w:pPr>
        <w:pStyle w:val="Body"/>
      </w:pPr>
    </w:p>
    <w:p w14:paraId="42CF0E6A" w14:textId="77777777" w:rsidR="00964E91" w:rsidRDefault="00000000">
      <w:pPr>
        <w:pStyle w:val="Heading3"/>
        <w:spacing w:before="281" w:after="281"/>
      </w:pPr>
      <w:r>
        <w:rPr>
          <w:b/>
          <w:bCs/>
        </w:rPr>
        <w:t>3. Flowchart</w:t>
      </w:r>
    </w:p>
    <w:p w14:paraId="1C68E1C9" w14:textId="77777777" w:rsidR="00964E91" w:rsidRPr="00072C75" w:rsidRDefault="00000000" w:rsidP="00072C75">
      <w:pPr>
        <w:spacing w:before="240" w:after="240"/>
        <w:rPr>
          <w:del w:id="5" w:author="Banat Singh" w:date="2026-04-19T23:42:00Z"/>
          <w:i/>
          <w:iCs/>
          <w:color w:val="7F7F7F"/>
          <w:u w:color="7F7F7F"/>
          <w:rPrChange w:id="6" w:author="Sayandip Samanta" w:date="2026-04-20T04:26:00Z" w16du:dateUtc="2026-04-19T22:56:00Z">
            <w:rPr>
              <w:del w:id="7" w:author="Banat Singh" w:date="2026-04-19T23:42:00Z"/>
              <w:u w:color="7F7F7F"/>
            </w:rPr>
          </w:rPrChange>
        </w:rPr>
        <w:pPrChange w:id="8" w:author="Sayandip Samanta" w:date="2026-04-20T04:26:00Z" w16du:dateUtc="2026-04-19T22:56:00Z">
          <w:pPr>
            <w:pStyle w:val="Body"/>
            <w:spacing w:before="240" w:after="240"/>
          </w:pPr>
        </w:pPrChange>
      </w:pPr>
      <w:r w:rsidRPr="00072C75">
        <w:rPr>
          <w:i/>
          <w:iCs/>
          <w:color w:val="7F7F7F"/>
          <w:u w:color="7F7F7F"/>
          <w:rPrChange w:id="9" w:author="Sayandip Samanta" w:date="2026-04-20T04:26:00Z" w16du:dateUtc="2026-04-19T22:56:00Z">
            <w:rPr>
              <w:u w:color="7F7F7F"/>
            </w:rPr>
          </w:rPrChange>
        </w:rPr>
        <w:t>Visual representation of logic</w:t>
      </w:r>
    </w:p>
    <w:p w14:paraId="7EAA975C" w14:textId="77777777" w:rsidR="00964E91" w:rsidRDefault="00964E91" w:rsidP="00072C75">
      <w:pPr>
        <w:rPr>
          <w:del w:id="10" w:author="Banat Singh" w:date="2026-04-19T23:42:00Z"/>
        </w:rPr>
        <w:pPrChange w:id="11" w:author="Sayandip Samanta" w:date="2026-04-20T04:26:00Z" w16du:dateUtc="2026-04-19T22:56:00Z">
          <w:pPr>
            <w:pStyle w:val="Body"/>
          </w:pPr>
        </w:pPrChange>
      </w:pPr>
    </w:p>
    <w:p w14:paraId="717D9F3A" w14:textId="77777777" w:rsidR="00964E91" w:rsidRDefault="00000000" w:rsidP="00072C75">
      <w:pPr>
        <w:rPr>
          <w:del w:id="12" w:author="Banat Singh" w:date="2026-04-19T23:42:00Z"/>
        </w:rPr>
        <w:pPrChange w:id="13" w:author="Sayandip Samanta" w:date="2026-04-20T04:26:00Z" w16du:dateUtc="2026-04-19T22:56:00Z">
          <w:pPr>
            <w:pStyle w:val="Heading3"/>
            <w:spacing w:before="281" w:after="281"/>
          </w:pPr>
        </w:pPrChange>
      </w:pPr>
      <w:del w:id="14" w:author="Banat Singh" w:date="2026-04-19T23:42:00Z">
        <w:r>
          <w:rPr>
            <w:b/>
            <w:bCs/>
          </w:rPr>
          <w:delText>4. App Flow (If MIT App Inventor)</w:delText>
        </w:r>
      </w:del>
    </w:p>
    <w:p w14:paraId="7B52692E" w14:textId="77777777" w:rsidR="00964E91" w:rsidRDefault="00000000" w:rsidP="00072C75">
      <w:pPr>
        <w:pPrChange w:id="15" w:author="Sayandip Samanta" w:date="2026-04-20T04:26:00Z" w16du:dateUtc="2026-04-19T22:56:00Z">
          <w:pPr>
            <w:pStyle w:val="ListParagraph"/>
            <w:numPr>
              <w:numId w:val="8"/>
            </w:numPr>
            <w:spacing w:after="0"/>
            <w:ind w:hanging="360"/>
          </w:pPr>
        </w:pPrChange>
      </w:pPr>
      <w:del w:id="16" w:author="Banat Singh" w:date="2026-04-19T23:42:00Z">
        <w:r>
          <w:rPr>
            <w:u w:color="7F7F7F"/>
          </w:rPr>
          <w:delText xml:space="preserve">Screen flow </w:delText>
        </w:r>
      </w:del>
    </w:p>
    <w:p w14:paraId="239A0652" w14:textId="77777777" w:rsidR="00964E91" w:rsidDel="00072C75" w:rsidRDefault="00000000">
      <w:pPr>
        <w:pStyle w:val="ListParagraph"/>
        <w:numPr>
          <w:ilvl w:val="0"/>
          <w:numId w:val="8"/>
        </w:numPr>
        <w:spacing w:after="0"/>
        <w:rPr>
          <w:del w:id="17" w:author="Sayandip Samanta" w:date="2026-04-20T04:26:00Z" w16du:dateUtc="2026-04-19T22:56:00Z"/>
          <w:i/>
          <w:iCs/>
          <w:color w:val="7F7F7F"/>
        </w:rPr>
      </w:pPr>
      <w:del w:id="18" w:author="Banat Singh" w:date="2026-04-19T23:42:00Z">
        <w:r>
          <w:rPr>
            <w:i/>
            <w:iCs/>
            <w:color w:val="7F7F7F"/>
            <w:u w:color="7F7F7F"/>
          </w:rPr>
          <w:delText xml:space="preserve">Button actions </w:delText>
        </w:r>
      </w:del>
    </w:p>
    <w:p w14:paraId="66F12DF6" w14:textId="5B07A76E" w:rsidR="00964E91" w:rsidRPr="00072C75" w:rsidDel="00072C75" w:rsidRDefault="00000000" w:rsidP="00072C75">
      <w:pPr>
        <w:pStyle w:val="ListParagraph"/>
        <w:numPr>
          <w:ilvl w:val="0"/>
          <w:numId w:val="8"/>
        </w:numPr>
        <w:spacing w:after="0"/>
        <w:rPr>
          <w:del w:id="19" w:author="Sayandip Samanta" w:date="2026-04-20T04:26:00Z" w16du:dateUtc="2026-04-19T22:56:00Z"/>
          <w:i/>
          <w:iCs/>
          <w:color w:val="7F7F7F"/>
          <w:rPrChange w:id="20" w:author="Sayandip Samanta" w:date="2026-04-20T04:26:00Z" w16du:dateUtc="2026-04-19T22:56:00Z">
            <w:rPr>
              <w:del w:id="21" w:author="Sayandip Samanta" w:date="2026-04-20T04:26:00Z" w16du:dateUtc="2026-04-19T22:56:00Z"/>
            </w:rPr>
          </w:rPrChange>
        </w:rPr>
      </w:pPr>
      <w:del w:id="22" w:author="Sayandip Samanta" w:date="2026-04-20T04:26:00Z" w16du:dateUtc="2026-04-19T22:56:00Z">
        <w:r w:rsidRPr="00072C75" w:rsidDel="00072C75">
          <w:rPr>
            <w:i/>
            <w:iCs/>
            <w:color w:val="7F7F7F"/>
            <w:u w:color="7F7F7F"/>
            <w:rPrChange w:id="23" w:author="Sayandip Samanta" w:date="2026-04-20T04:26:00Z" w16du:dateUtc="2026-04-19T22:56:00Z">
              <w:rPr>
                <w:u w:color="7F7F7F"/>
              </w:rPr>
            </w:rPrChange>
          </w:rPr>
          <w:delText>Data flow</w:delText>
        </w:r>
      </w:del>
    </w:p>
    <w:p w14:paraId="4D7D1CB8" w14:textId="77777777" w:rsidR="00964E91" w:rsidRDefault="00000000">
      <w:pPr>
        <w:pStyle w:val="Body"/>
      </w:pPr>
      <w:r>
        <w:rPr>
          <w:noProof/>
          <w:u w:color="7F7F7F"/>
        </w:rPr>
        <w:drawing>
          <wp:anchor distT="152400" distB="152400" distL="152400" distR="152400" simplePos="0" relativeHeight="251659264" behindDoc="0" locked="0" layoutInCell="1" allowOverlap="1" wp14:anchorId="53C39D54" wp14:editId="12777B3B">
            <wp:simplePos x="0" y="0"/>
            <wp:positionH relativeFrom="margin">
              <wp:posOffset>-817416</wp:posOffset>
            </wp:positionH>
            <wp:positionV relativeFrom="line">
              <wp:posOffset>359092</wp:posOffset>
            </wp:positionV>
            <wp:extent cx="7565733" cy="4125689"/>
            <wp:effectExtent l="0" t="0" r="0" b="0"/>
            <wp:wrapNone/>
            <wp:docPr id="1073741825" name="officeArt object" descr="pasted-image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image.jpeg" descr="pasted-image.jpe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5733" cy="412568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 w:rsidR="00964E91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01111" w14:textId="77777777" w:rsidR="00BD7D16" w:rsidRDefault="00BD7D16">
      <w:r>
        <w:separator/>
      </w:r>
    </w:p>
  </w:endnote>
  <w:endnote w:type="continuationSeparator" w:id="0">
    <w:p w14:paraId="788A8EF3" w14:textId="77777777" w:rsidR="00BD7D16" w:rsidRDefault="00BD7D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Roman">
    <w:altName w:val="Times New Roman"/>
    <w:panose1 w:val="020B0604020202020204"/>
    <w:charset w:val="00"/>
    <w:family w:val="roman"/>
    <w:pitch w:val="default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urier">
    <w:altName w:val="Courier New"/>
    <w:panose1 w:val="020703090202050204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1F1E5" w14:textId="77777777" w:rsidR="00964E91" w:rsidRDefault="00964E91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F034A" w14:textId="77777777" w:rsidR="00BD7D16" w:rsidRDefault="00BD7D16">
      <w:r>
        <w:separator/>
      </w:r>
    </w:p>
  </w:footnote>
  <w:footnote w:type="continuationSeparator" w:id="0">
    <w:p w14:paraId="5C36A5EA" w14:textId="77777777" w:rsidR="00BD7D16" w:rsidRDefault="00BD7D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F955C" w14:textId="77777777" w:rsidR="00964E91" w:rsidRDefault="00964E91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00F74"/>
    <w:multiLevelType w:val="hybridMultilevel"/>
    <w:tmpl w:val="5308F00E"/>
    <w:numStyleLink w:val="Bullets"/>
  </w:abstractNum>
  <w:abstractNum w:abstractNumId="1" w15:restartNumberingAfterBreak="0">
    <w:nsid w:val="21625B24"/>
    <w:multiLevelType w:val="hybridMultilevel"/>
    <w:tmpl w:val="85CA12EC"/>
    <w:styleLink w:val="Numbered"/>
    <w:lvl w:ilvl="0" w:tplc="61FC7A3C">
      <w:start w:val="1"/>
      <w:numFmt w:val="decimal"/>
      <w:lvlText w:val="%1."/>
      <w:lvlJc w:val="left"/>
      <w:pPr>
        <w:ind w:left="29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E4E3036">
      <w:start w:val="1"/>
      <w:numFmt w:val="decimal"/>
      <w:lvlText w:val="%2."/>
      <w:lvlJc w:val="left"/>
      <w:pPr>
        <w:ind w:left="109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FBC9D36">
      <w:start w:val="1"/>
      <w:numFmt w:val="decimal"/>
      <w:lvlText w:val="%3."/>
      <w:lvlJc w:val="left"/>
      <w:pPr>
        <w:ind w:left="189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65EBCB2">
      <w:start w:val="1"/>
      <w:numFmt w:val="decimal"/>
      <w:lvlText w:val="%4."/>
      <w:lvlJc w:val="left"/>
      <w:pPr>
        <w:ind w:left="269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D12686A">
      <w:start w:val="1"/>
      <w:numFmt w:val="decimal"/>
      <w:lvlText w:val="%5."/>
      <w:lvlJc w:val="left"/>
      <w:pPr>
        <w:ind w:left="349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FB83572">
      <w:start w:val="1"/>
      <w:numFmt w:val="decimal"/>
      <w:lvlText w:val="%6."/>
      <w:lvlJc w:val="left"/>
      <w:pPr>
        <w:ind w:left="429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CCECB2A">
      <w:start w:val="1"/>
      <w:numFmt w:val="decimal"/>
      <w:lvlText w:val="%7."/>
      <w:lvlJc w:val="left"/>
      <w:pPr>
        <w:ind w:left="509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7B4E210">
      <w:start w:val="1"/>
      <w:numFmt w:val="decimal"/>
      <w:lvlText w:val="%8."/>
      <w:lvlJc w:val="left"/>
      <w:pPr>
        <w:ind w:left="589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A30CDC0">
      <w:start w:val="1"/>
      <w:numFmt w:val="decimal"/>
      <w:lvlText w:val="%9."/>
      <w:lvlJc w:val="left"/>
      <w:pPr>
        <w:ind w:left="669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32AF1831"/>
    <w:multiLevelType w:val="hybridMultilevel"/>
    <w:tmpl w:val="941C9180"/>
    <w:styleLink w:val="Bullet"/>
    <w:lvl w:ilvl="0" w:tplc="819CB6A6">
      <w:start w:val="1"/>
      <w:numFmt w:val="bullet"/>
      <w:lvlText w:val="•"/>
      <w:lvlJc w:val="left"/>
      <w:pPr>
        <w:ind w:left="72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21A39CC">
      <w:start w:val="1"/>
      <w:numFmt w:val="bullet"/>
      <w:lvlText w:val="•"/>
      <w:lvlJc w:val="left"/>
      <w:pPr>
        <w:ind w:left="94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plc="96D623E6">
      <w:start w:val="1"/>
      <w:numFmt w:val="bullet"/>
      <w:lvlText w:val="•"/>
      <w:lvlJc w:val="left"/>
      <w:pPr>
        <w:ind w:left="116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A66C300E">
      <w:start w:val="1"/>
      <w:numFmt w:val="bullet"/>
      <w:lvlText w:val="•"/>
      <w:lvlJc w:val="left"/>
      <w:pPr>
        <w:ind w:left="138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F900F994">
      <w:start w:val="1"/>
      <w:numFmt w:val="bullet"/>
      <w:lvlText w:val="•"/>
      <w:lvlJc w:val="left"/>
      <w:pPr>
        <w:ind w:left="160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5428DC6E">
      <w:start w:val="1"/>
      <w:numFmt w:val="bullet"/>
      <w:lvlText w:val="•"/>
      <w:lvlJc w:val="left"/>
      <w:pPr>
        <w:ind w:left="182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1AC8CAB0">
      <w:start w:val="1"/>
      <w:numFmt w:val="bullet"/>
      <w:lvlText w:val="•"/>
      <w:lvlJc w:val="left"/>
      <w:pPr>
        <w:ind w:left="204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7EB20246">
      <w:start w:val="1"/>
      <w:numFmt w:val="bullet"/>
      <w:lvlText w:val="•"/>
      <w:lvlJc w:val="left"/>
      <w:pPr>
        <w:ind w:left="226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B7DE3F92">
      <w:start w:val="1"/>
      <w:numFmt w:val="bullet"/>
      <w:lvlText w:val="•"/>
      <w:lvlJc w:val="left"/>
      <w:pPr>
        <w:ind w:left="248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3" w15:restartNumberingAfterBreak="0">
    <w:nsid w:val="41F45DE8"/>
    <w:multiLevelType w:val="hybridMultilevel"/>
    <w:tmpl w:val="CC764544"/>
    <w:numStyleLink w:val="ImportedStyle3"/>
  </w:abstractNum>
  <w:abstractNum w:abstractNumId="4" w15:restartNumberingAfterBreak="0">
    <w:nsid w:val="433B62CC"/>
    <w:multiLevelType w:val="hybridMultilevel"/>
    <w:tmpl w:val="CC764544"/>
    <w:styleLink w:val="ImportedStyle3"/>
    <w:lvl w:ilvl="0" w:tplc="B214546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53822AE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6A0DB36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596E1E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5B6340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100F1B6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80051A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69CC9A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54A370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5D0D7CA4"/>
    <w:multiLevelType w:val="hybridMultilevel"/>
    <w:tmpl w:val="941C9180"/>
    <w:numStyleLink w:val="Bullet"/>
  </w:abstractNum>
  <w:abstractNum w:abstractNumId="6" w15:restartNumberingAfterBreak="0">
    <w:nsid w:val="701F242A"/>
    <w:multiLevelType w:val="hybridMultilevel"/>
    <w:tmpl w:val="5308F00E"/>
    <w:styleLink w:val="Bullets"/>
    <w:lvl w:ilvl="0" w:tplc="F5FEDB56">
      <w:start w:val="1"/>
      <w:numFmt w:val="bullet"/>
      <w:lvlText w:val="•"/>
      <w:lvlJc w:val="left"/>
      <w:pPr>
        <w:ind w:left="7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11693EE">
      <w:start w:val="1"/>
      <w:numFmt w:val="bullet"/>
      <w:lvlText w:val="•"/>
      <w:lvlJc w:val="left"/>
      <w:pPr>
        <w:ind w:left="9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1F212FA">
      <w:start w:val="1"/>
      <w:numFmt w:val="bullet"/>
      <w:lvlText w:val="•"/>
      <w:lvlJc w:val="left"/>
      <w:pPr>
        <w:ind w:left="11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8D8C6FE">
      <w:start w:val="1"/>
      <w:numFmt w:val="bullet"/>
      <w:lvlText w:val="•"/>
      <w:lvlJc w:val="left"/>
      <w:pPr>
        <w:ind w:left="138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632525E">
      <w:start w:val="1"/>
      <w:numFmt w:val="bullet"/>
      <w:lvlText w:val="•"/>
      <w:lvlJc w:val="left"/>
      <w:pPr>
        <w:ind w:left="160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C128770">
      <w:start w:val="1"/>
      <w:numFmt w:val="bullet"/>
      <w:lvlText w:val="•"/>
      <w:lvlJc w:val="left"/>
      <w:pPr>
        <w:ind w:left="18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016C1FA">
      <w:start w:val="1"/>
      <w:numFmt w:val="bullet"/>
      <w:lvlText w:val="•"/>
      <w:lvlJc w:val="left"/>
      <w:pPr>
        <w:ind w:left="20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24AC30">
      <w:start w:val="1"/>
      <w:numFmt w:val="bullet"/>
      <w:lvlText w:val="•"/>
      <w:lvlJc w:val="left"/>
      <w:pPr>
        <w:ind w:left="22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FAAEA36">
      <w:start w:val="1"/>
      <w:numFmt w:val="bullet"/>
      <w:lvlText w:val="•"/>
      <w:lvlJc w:val="left"/>
      <w:pPr>
        <w:ind w:left="248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76B67EC0"/>
    <w:multiLevelType w:val="hybridMultilevel"/>
    <w:tmpl w:val="85CA12EC"/>
    <w:numStyleLink w:val="Numbered"/>
  </w:abstractNum>
  <w:num w:numId="1" w16cid:durableId="1374040049">
    <w:abstractNumId w:val="1"/>
  </w:num>
  <w:num w:numId="2" w16cid:durableId="2125421530">
    <w:abstractNumId w:val="7"/>
  </w:num>
  <w:num w:numId="3" w16cid:durableId="980421010">
    <w:abstractNumId w:val="2"/>
  </w:num>
  <w:num w:numId="4" w16cid:durableId="988941598">
    <w:abstractNumId w:val="5"/>
  </w:num>
  <w:num w:numId="5" w16cid:durableId="1932084667">
    <w:abstractNumId w:val="6"/>
  </w:num>
  <w:num w:numId="6" w16cid:durableId="2109151020">
    <w:abstractNumId w:val="0"/>
  </w:num>
  <w:num w:numId="7" w16cid:durableId="544633965">
    <w:abstractNumId w:val="4"/>
  </w:num>
  <w:num w:numId="8" w16cid:durableId="1916864315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ayandip Samanta">
    <w15:presenceInfo w15:providerId="AD" w15:userId="S::sayandip.samanta2025@bitsdesign.edu.in::3ecf639f-2647-4302-a668-fe9ae35eded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isplayBackgroundShape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E91"/>
    <w:rsid w:val="00072C75"/>
    <w:rsid w:val="00802BCD"/>
    <w:rsid w:val="00964E91"/>
    <w:rsid w:val="00BD7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5AFA20"/>
  <w15:docId w15:val="{9BD6BBFF-12A9-0E47-9D04-9B41D6E5B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3">
    <w:name w:val="heading 3"/>
    <w:next w:val="Body"/>
    <w:uiPriority w:val="9"/>
    <w:unhideWhenUsed/>
    <w:qFormat/>
    <w:pPr>
      <w:keepNext/>
      <w:keepLines/>
      <w:spacing w:before="160" w:after="80" w:line="279" w:lineRule="auto"/>
      <w:outlineLvl w:val="2"/>
    </w:pPr>
    <w:rPr>
      <w:rFonts w:ascii="Aptos Display" w:eastAsia="Aptos Display" w:hAnsi="Aptos Display" w:cs="Aptos Display"/>
      <w:color w:val="0F4761"/>
      <w:sz w:val="28"/>
      <w:szCs w:val="28"/>
      <w:u w:color="0F4761"/>
      <w:lang w:val="en-US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keepNext/>
      <w:keepLines/>
      <w:spacing w:before="360" w:after="80" w:line="279" w:lineRule="auto"/>
      <w:outlineLvl w:val="0"/>
    </w:pPr>
    <w:rPr>
      <w:rFonts w:ascii="Aptos Display" w:eastAsia="Aptos Display" w:hAnsi="Aptos Display" w:cs="Aptos Display"/>
      <w:color w:val="0F4761"/>
      <w:sz w:val="40"/>
      <w:szCs w:val="40"/>
      <w:u w:color="0F4761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160" w:line="279" w:lineRule="auto"/>
    </w:pPr>
    <w:rPr>
      <w:rFonts w:ascii="Aptos Display" w:eastAsia="Aptos Display" w:hAnsi="Aptos Display" w:cs="Aptos Display"/>
      <w:color w:val="000000"/>
      <w:sz w:val="24"/>
      <w:szCs w:val="24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numbering" w:customStyle="1" w:styleId="Numbered">
    <w:name w:val="Numbered"/>
    <w:pPr>
      <w:numPr>
        <w:numId w:val="1"/>
      </w:numPr>
    </w:p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en-US"/>
      <w14:textOutline w14:w="0" w14:cap="flat" w14:cmpd="sng" w14:algn="ctr">
        <w14:noFill/>
        <w14:prstDash w14:val="solid"/>
        <w14:bevel/>
      </w14:textOutline>
    </w:rPr>
  </w:style>
  <w:style w:type="numbering" w:customStyle="1" w:styleId="Bullet">
    <w:name w:val="Bullet"/>
    <w:pPr>
      <w:numPr>
        <w:numId w:val="3"/>
      </w:numPr>
    </w:pPr>
  </w:style>
  <w:style w:type="numbering" w:customStyle="1" w:styleId="Bullets">
    <w:name w:val="Bullets"/>
    <w:pPr>
      <w:numPr>
        <w:numId w:val="5"/>
      </w:numPr>
    </w:pPr>
  </w:style>
  <w:style w:type="paragraph" w:styleId="ListParagraph">
    <w:name w:val="List Paragraph"/>
    <w:pPr>
      <w:spacing w:after="160" w:line="279" w:lineRule="auto"/>
      <w:ind w:left="720"/>
    </w:pPr>
    <w:rPr>
      <w:rFonts w:ascii="Aptos Display" w:eastAsia="Aptos Display" w:hAnsi="Aptos Display" w:cs="Aptos Display"/>
      <w:color w:val="000000"/>
      <w:sz w:val="24"/>
      <w:szCs w:val="24"/>
      <w:u w:color="000000"/>
      <w:lang w:val="en-US"/>
    </w:rPr>
  </w:style>
  <w:style w:type="numbering" w:customStyle="1" w:styleId="ImportedStyle3">
    <w:name w:val="Imported Style 3"/>
    <w:pPr>
      <w:numPr>
        <w:numId w:val="7"/>
      </w:numPr>
    </w:pPr>
  </w:style>
  <w:style w:type="paragraph" w:styleId="Revision">
    <w:name w:val="Revision"/>
    <w:hidden/>
    <w:uiPriority w:val="99"/>
    <w:semiHidden/>
    <w:rsid w:val="00072C7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people" Target="people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ptos Display"/>
            <a:ea typeface="Aptos Display"/>
            <a:cs typeface="Aptos Display"/>
            <a:sym typeface="Aptos Display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ptos Display"/>
            <a:ea typeface="Aptos Display"/>
            <a:cs typeface="Aptos Display"/>
            <a:sym typeface="Aptos Display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327</Words>
  <Characters>1869</Characters>
  <Application>Microsoft Office Word</Application>
  <DocSecurity>0</DocSecurity>
  <Lines>15</Lines>
  <Paragraphs>4</Paragraphs>
  <ScaleCrop>false</ScaleCrop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Sayandip Samanta</cp:lastModifiedBy>
  <cp:revision>2</cp:revision>
  <dcterms:created xsi:type="dcterms:W3CDTF">2026-04-19T22:57:00Z</dcterms:created>
  <dcterms:modified xsi:type="dcterms:W3CDTF">2026-04-19T22:57:00Z</dcterms:modified>
</cp:coreProperties>
</file>