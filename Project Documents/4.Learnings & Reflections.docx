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23C7A" w14:textId="77777777" w:rsidR="00D414F4" w:rsidRDefault="00000000">
      <w:pPr>
        <w:pStyle w:val="Heading"/>
        <w:spacing w:before="322" w:after="322"/>
      </w:pPr>
      <w:r>
        <w:rPr>
          <w:b/>
          <w:bCs/>
          <w:sz w:val="48"/>
          <w:szCs w:val="48"/>
        </w:rPr>
        <w:t>Learnings &amp; Reflections Document</w:t>
      </w:r>
    </w:p>
    <w:p w14:paraId="68871545" w14:textId="77777777" w:rsidR="00D414F4" w:rsidDel="00DC6628" w:rsidRDefault="00000000">
      <w:pPr>
        <w:pStyle w:val="Heading3"/>
        <w:spacing w:before="281" w:after="281"/>
        <w:rPr>
          <w:del w:id="0" w:author="Sayandip Samanta" w:date="2026-04-20T05:17:00Z" w16du:dateUtc="2026-04-19T23:47:00Z"/>
        </w:rPr>
      </w:pPr>
      <w:r>
        <w:rPr>
          <w:b/>
          <w:bCs/>
        </w:rPr>
        <w:t>1. Team Reflection</w:t>
      </w:r>
    </w:p>
    <w:p w14:paraId="2147E923" w14:textId="77777777" w:rsidR="00D414F4" w:rsidRPr="00DC6628" w:rsidDel="00DC6628" w:rsidRDefault="00000000" w:rsidP="00DC6628">
      <w:pPr>
        <w:ind w:left="360"/>
        <w:rPr>
          <w:del w:id="1" w:author="Sayandip Samanta" w:date="2026-04-20T05:17:00Z" w16du:dateUtc="2026-04-19T23:47:00Z"/>
          <w:i/>
          <w:iCs/>
          <w:color w:val="7F7F7F"/>
          <w:rPrChange w:id="2" w:author="Sayandip Samanta" w:date="2026-04-20T05:17:00Z" w16du:dateUtc="2026-04-19T23:47:00Z">
            <w:rPr>
              <w:del w:id="3" w:author="Sayandip Samanta" w:date="2026-04-20T05:17:00Z" w16du:dateUtc="2026-04-19T23:47:00Z"/>
            </w:rPr>
          </w:rPrChange>
        </w:rPr>
        <w:pPrChange w:id="4" w:author="Sayandip Samanta" w:date="2026-04-20T05:17:00Z" w16du:dateUtc="2026-04-19T23:47:00Z">
          <w:pPr>
            <w:pStyle w:val="ListParagraph"/>
            <w:numPr>
              <w:numId w:val="2"/>
            </w:numPr>
            <w:spacing w:after="0"/>
            <w:ind w:hanging="360"/>
          </w:pPr>
        </w:pPrChange>
      </w:pPr>
      <w:del w:id="5" w:author="Banat Singh" w:date="2026-04-20T00:46:00Z">
        <w:r w:rsidRPr="00DC6628">
          <w:rPr>
            <w:i/>
            <w:iCs/>
            <w:color w:val="7F7F7F"/>
            <w:u w:color="7F7F7F"/>
            <w:rPrChange w:id="6" w:author="Sayandip Samanta" w:date="2026-04-20T05:17:00Z" w16du:dateUtc="2026-04-19T23:47:00Z">
              <w:rPr>
                <w:u w:color="7F7F7F"/>
              </w:rPr>
            </w:rPrChange>
          </w:rPr>
          <w:delText xml:space="preserve">How did the team work together? </w:delText>
        </w:r>
      </w:del>
    </w:p>
    <w:p w14:paraId="5EC79ADC" w14:textId="77777777" w:rsidR="00D414F4" w:rsidRPr="00DC6628" w:rsidRDefault="00000000" w:rsidP="00DC6628">
      <w:pPr>
        <w:pStyle w:val="Heading3"/>
        <w:spacing w:before="281" w:after="281"/>
        <w:pPrChange w:id="7" w:author="Sayandip Samanta" w:date="2026-04-20T05:17:00Z" w16du:dateUtc="2026-04-19T23:47:00Z">
          <w:pPr>
            <w:pStyle w:val="ListParagraph"/>
            <w:numPr>
              <w:numId w:val="2"/>
            </w:numPr>
            <w:spacing w:after="0"/>
            <w:ind w:hanging="360"/>
          </w:pPr>
        </w:pPrChange>
      </w:pPr>
      <w:del w:id="8" w:author="Banat Singh" w:date="2026-04-20T00:46:00Z">
        <w:r w:rsidRPr="00DC6628">
          <w:rPr>
            <w:u w:color="7F7F7F"/>
          </w:rPr>
          <w:delText xml:space="preserve">What worked well? </w:delText>
        </w:r>
      </w:del>
    </w:p>
    <w:p w14:paraId="2A8CDE23" w14:textId="77777777" w:rsidR="00D414F4" w:rsidRDefault="00000000">
      <w:pPr>
        <w:pStyle w:val="Default"/>
        <w:spacing w:before="0" w:after="240" w:line="240" w:lineRule="auto"/>
        <w:rPr>
          <w:rFonts w:ascii="Times Roman" w:eastAsia="Times Roman" w:hAnsi="Times Roman" w:cs="Times Roman"/>
        </w:rPr>
      </w:pPr>
      <w:del w:id="9" w:author="Banat Singh" w:date="2026-04-20T00:46:00Z">
        <w:r>
          <w:rPr>
            <w:rFonts w:ascii="Times Roman" w:hAnsi="Times Roman"/>
            <w:u w:color="7F7F7F"/>
          </w:rPr>
          <w:delText xml:space="preserve">What could be improved? </w:delText>
        </w:r>
      </w:del>
      <w:r>
        <w:rPr>
          <w:rFonts w:ascii="Times Roman" w:hAnsi="Times Roman"/>
          <w:b/>
          <w:bCs/>
        </w:rPr>
        <w:t>How did the team work together?</w:t>
      </w:r>
      <w:r>
        <w:rPr>
          <w:rFonts w:ascii="Times Roman" w:hAnsi="Times Roman"/>
        </w:rPr>
        <w:t xml:space="preserve"> Sayandip and </w:t>
      </w:r>
      <w:del w:id="10" w:author="Banat Singh" w:date="2026-04-20T00:46:00Z">
        <w:r>
          <w:rPr>
            <w:rFonts w:ascii="Times Roman" w:hAnsi="Times Roman"/>
          </w:rPr>
          <w:delText>I</w:delText>
        </w:r>
      </w:del>
      <w:r>
        <w:rPr>
          <w:rFonts w:ascii="Times Roman" w:hAnsi="Times Roman"/>
        </w:rPr>
        <w:t xml:space="preserve">Banat established a very clear division of labor early on, which kept us moving fast. While I focused heavily on the </w:t>
      </w:r>
      <w:proofErr w:type="spellStart"/>
      <w:r>
        <w:rPr>
          <w:rFonts w:ascii="Times Roman" w:hAnsi="Times Roman"/>
        </w:rPr>
        <w:t>MicroPython</w:t>
      </w:r>
      <w:proofErr w:type="spellEnd"/>
      <w:r>
        <w:rPr>
          <w:rFonts w:ascii="Times Roman" w:hAnsi="Times Roman"/>
        </w:rPr>
        <w:t xml:space="preserve"> logic and sequencing, Sayandip handled the physical electronics, power distribution, and the mechanical assembly of the </w:t>
      </w:r>
      <w:del w:id="11" w:author="Banat Singh" w:date="2026-04-20T00:46:00Z">
        <w:r>
          <w:rPr>
            <w:rFonts w:ascii="Times Roman" w:hAnsi="Times Roman"/>
          </w:rPr>
          <w:delText xml:space="preserve">scrap </w:delText>
        </w:r>
      </w:del>
      <w:proofErr w:type="spellStart"/>
      <w:r>
        <w:rPr>
          <w:rFonts w:ascii="Times Roman" w:hAnsi="Times Roman"/>
          <w:lang w:val="it-IT"/>
        </w:rPr>
        <w:t>components</w:t>
      </w:r>
      <w:proofErr w:type="spellEnd"/>
      <w:r>
        <w:rPr>
          <w:rFonts w:ascii="Times Roman" w:hAnsi="Times Roman"/>
          <w:lang w:val="it-IT"/>
        </w:rPr>
        <w:t>.</w:t>
      </w:r>
    </w:p>
    <w:p w14:paraId="7932B3FC" w14:textId="77777777" w:rsidR="00D414F4" w:rsidRDefault="00000000">
      <w:pPr>
        <w:pStyle w:val="Default"/>
        <w:spacing w:before="0" w:after="240" w:line="240" w:lineRule="auto"/>
        <w:rPr>
          <w:rFonts w:ascii="Times Roman" w:eastAsia="Times Roman" w:hAnsi="Times Roman" w:cs="Times Roman"/>
        </w:rPr>
      </w:pPr>
      <w:r>
        <w:rPr>
          <w:rFonts w:ascii="Times Roman" w:hAnsi="Times Roman"/>
          <w:b/>
          <w:bCs/>
        </w:rPr>
        <w:t>What worked well?</w:t>
      </w:r>
      <w:r>
        <w:rPr>
          <w:rFonts w:ascii="Times Roman" w:hAnsi="Times Roman"/>
        </w:rPr>
        <w:t xml:space="preserve"> Parallel development was our biggest strength. Because we mapped out the pin assignments and system architecture on day one, Banat was able to write and test the code on a separate ESP32 while Sayandip was busy with acquisition and configuration of the hardware. When it came time to integrate, the merge was surprisingly smooth.</w:t>
      </w:r>
    </w:p>
    <w:p w14:paraId="292FD17F" w14:textId="77777777" w:rsidR="00D414F4" w:rsidRDefault="00000000">
      <w:pPr>
        <w:pStyle w:val="Default"/>
        <w:spacing w:before="0" w:after="240" w:line="240" w:lineRule="auto"/>
        <w:rPr>
          <w:del w:id="12" w:author="Banat Singh" w:date="2026-04-20T00:47:00Z"/>
          <w:rFonts w:ascii="Times Roman" w:eastAsia="Times Roman" w:hAnsi="Times Roman" w:cs="Times Roman"/>
        </w:rPr>
      </w:pPr>
      <w:r>
        <w:rPr>
          <w:rFonts w:ascii="Times Roman" w:hAnsi="Times Roman"/>
          <w:b/>
          <w:bCs/>
        </w:rPr>
        <w:t>What could be improved?</w:t>
      </w:r>
      <w:r>
        <w:rPr>
          <w:rFonts w:ascii="Times Roman" w:hAnsi="Times Roman"/>
        </w:rPr>
        <w:t xml:space="preserve"> We could have communicated better regarding the physical placement of components relative to the code</w:t>
      </w:r>
      <w:r>
        <w:rPr>
          <w:rFonts w:ascii="Times Roman" w:hAnsi="Times Roman"/>
          <w:rtl/>
        </w:rPr>
        <w:t>’</w:t>
      </w:r>
      <w:r>
        <w:rPr>
          <w:rFonts w:ascii="Times Roman" w:hAnsi="Times Roman"/>
        </w:rPr>
        <w:t>s behavior. We treated the hardware and software as two entirely separate silos for a bit too long. If we had tested the physical assembly earlier, we would have caught some of the physical interference issues sooner, rather than dealing with them during final integration.</w:t>
      </w:r>
    </w:p>
    <w:p w14:paraId="2A84ADDC" w14:textId="77777777" w:rsidR="00D414F4" w:rsidRDefault="00D414F4">
      <w:pPr>
        <w:pStyle w:val="Default"/>
        <w:spacing w:before="0" w:after="281" w:line="240" w:lineRule="auto"/>
        <w:rPr>
          <w:del w:id="13" w:author="Banat Singh" w:date="2026-04-20T00:47:00Z"/>
          <w:rFonts w:ascii="Times Roman" w:eastAsia="Times Roman" w:hAnsi="Times Roman" w:cs="Times Roman"/>
          <w:b/>
          <w:bCs/>
          <w:sz w:val="28"/>
          <w:szCs w:val="28"/>
        </w:rPr>
      </w:pPr>
    </w:p>
    <w:p w14:paraId="3F0E97A8" w14:textId="77777777" w:rsidR="00D414F4" w:rsidRDefault="00D414F4">
      <w:pPr>
        <w:pStyle w:val="ListParagraph"/>
        <w:spacing w:after="0"/>
        <w:ind w:left="0"/>
        <w:rPr>
          <w:i/>
          <w:iCs/>
          <w:color w:val="7F7F7F"/>
          <w:u w:color="7F7F7F"/>
        </w:rPr>
      </w:pPr>
    </w:p>
    <w:p w14:paraId="2DDCCD7E" w14:textId="77777777" w:rsidR="00D414F4" w:rsidRDefault="00D414F4">
      <w:pPr>
        <w:pStyle w:val="Body"/>
      </w:pPr>
    </w:p>
    <w:p w14:paraId="0AC41CDD" w14:textId="77777777" w:rsidR="00D414F4" w:rsidDel="00DC6628" w:rsidRDefault="00000000">
      <w:pPr>
        <w:pStyle w:val="Heading3"/>
        <w:spacing w:before="281" w:after="281"/>
        <w:rPr>
          <w:del w:id="14" w:author="Sayandip Samanta" w:date="2026-04-20T05:15:00Z" w16du:dateUtc="2026-04-19T23:45:00Z"/>
        </w:rPr>
      </w:pPr>
      <w:r>
        <w:rPr>
          <w:b/>
          <w:bCs/>
        </w:rPr>
        <w:t xml:space="preserve">2. </w:t>
      </w:r>
      <w:proofErr w:type="spellStart"/>
      <w:r>
        <w:rPr>
          <w:b/>
          <w:bCs/>
        </w:rPr>
        <w:t>Tehnical</w:t>
      </w:r>
      <w:proofErr w:type="spellEnd"/>
      <w:r>
        <w:rPr>
          <w:b/>
          <w:bCs/>
        </w:rPr>
        <w:t xml:space="preserve"> Reflection</w:t>
      </w:r>
    </w:p>
    <w:p w14:paraId="209405B5" w14:textId="77777777" w:rsidR="00D414F4" w:rsidRPr="00DC6628" w:rsidDel="00DC6628" w:rsidRDefault="00000000" w:rsidP="00DC6628">
      <w:pPr>
        <w:ind w:left="360"/>
        <w:rPr>
          <w:del w:id="15" w:author="Sayandip Samanta" w:date="2026-04-20T05:15:00Z" w16du:dateUtc="2026-04-19T23:45:00Z"/>
          <w:i/>
          <w:iCs/>
          <w:color w:val="7F7F7F"/>
          <w:rPrChange w:id="16" w:author="Sayandip Samanta" w:date="2026-04-20T05:15:00Z" w16du:dateUtc="2026-04-19T23:45:00Z">
            <w:rPr>
              <w:del w:id="17" w:author="Sayandip Samanta" w:date="2026-04-20T05:15:00Z" w16du:dateUtc="2026-04-19T23:45:00Z"/>
            </w:rPr>
          </w:rPrChange>
        </w:rPr>
        <w:pPrChange w:id="18" w:author="Sayandip Samanta" w:date="2026-04-20T05:15:00Z" w16du:dateUtc="2026-04-19T23:45:00Z">
          <w:pPr>
            <w:pStyle w:val="ListParagraph"/>
            <w:numPr>
              <w:numId w:val="4"/>
            </w:numPr>
            <w:spacing w:after="0"/>
            <w:ind w:hanging="360"/>
          </w:pPr>
        </w:pPrChange>
      </w:pPr>
      <w:del w:id="19" w:author="Banat Singh" w:date="2026-04-20T00:48:00Z">
        <w:r w:rsidRPr="00DC6628">
          <w:rPr>
            <w:i/>
            <w:iCs/>
            <w:color w:val="7F7F7F"/>
            <w:u w:color="7F7F7F"/>
            <w:rPrChange w:id="20" w:author="Sayandip Samanta" w:date="2026-04-20T05:15:00Z" w16du:dateUtc="2026-04-19T23:45:00Z">
              <w:rPr>
                <w:u w:color="7F7F7F"/>
              </w:rPr>
            </w:rPrChange>
          </w:rPr>
          <w:delText xml:space="preserve">Key technical challenges </w:delText>
        </w:r>
      </w:del>
    </w:p>
    <w:p w14:paraId="69ABA5CD" w14:textId="77777777" w:rsidR="00D414F4" w:rsidRPr="00DC6628" w:rsidDel="00DC6628" w:rsidRDefault="00000000" w:rsidP="00DC6628">
      <w:pPr>
        <w:rPr>
          <w:del w:id="21" w:author="Sayandip Samanta" w:date="2026-04-20T05:15:00Z" w16du:dateUtc="2026-04-19T23:45:00Z"/>
        </w:rPr>
        <w:pPrChange w:id="22" w:author="Sayandip Samanta" w:date="2026-04-20T05:15:00Z" w16du:dateUtc="2026-04-19T23:45:00Z">
          <w:pPr>
            <w:pStyle w:val="ListParagraph"/>
            <w:numPr>
              <w:numId w:val="4"/>
            </w:numPr>
            <w:spacing w:after="0"/>
            <w:ind w:hanging="360"/>
          </w:pPr>
        </w:pPrChange>
      </w:pPr>
      <w:del w:id="23" w:author="Banat Singh" w:date="2026-04-20T00:48:00Z">
        <w:r w:rsidRPr="00DC6628">
          <w:rPr>
            <w:u w:color="7F7F7F"/>
          </w:rPr>
          <w:delText xml:space="preserve">What did you learn (hardware/software)? </w:delText>
        </w:r>
      </w:del>
    </w:p>
    <w:p w14:paraId="79049A63" w14:textId="77777777" w:rsidR="00D414F4" w:rsidRPr="00DC6628" w:rsidRDefault="00000000" w:rsidP="00DC6628">
      <w:pPr>
        <w:pStyle w:val="Heading3"/>
        <w:spacing w:before="281" w:after="281"/>
        <w:pPrChange w:id="24" w:author="Sayandip Samanta" w:date="2026-04-20T05:15:00Z" w16du:dateUtc="2026-04-19T23:45:00Z">
          <w:pPr>
            <w:pStyle w:val="ListParagraph"/>
            <w:numPr>
              <w:numId w:val="4"/>
            </w:numPr>
            <w:spacing w:after="0"/>
            <w:ind w:hanging="360"/>
          </w:pPr>
        </w:pPrChange>
      </w:pPr>
      <w:del w:id="25" w:author="Banat Singh" w:date="2026-04-20T00:48:00Z">
        <w:r w:rsidRPr="00DC6628">
          <w:rPr>
            <w:u w:color="7F7F7F"/>
          </w:rPr>
          <w:delText xml:space="preserve">Mistakes &amp; debugging experiences </w:delText>
        </w:r>
      </w:del>
    </w:p>
    <w:p w14:paraId="40A3BDE7" w14:textId="77777777" w:rsidR="00D414F4" w:rsidRDefault="00000000">
      <w:pPr>
        <w:pStyle w:val="Default"/>
        <w:spacing w:before="0" w:after="240" w:line="240" w:lineRule="auto"/>
        <w:rPr>
          <w:rFonts w:ascii="Times Roman" w:eastAsia="Times Roman" w:hAnsi="Times Roman" w:cs="Times Roman"/>
        </w:rPr>
      </w:pPr>
      <w:r>
        <w:rPr>
          <w:rFonts w:ascii="Times Roman" w:hAnsi="Times Roman"/>
          <w:b/>
          <w:bCs/>
        </w:rPr>
        <w:t>Key technical challenges</w:t>
      </w:r>
      <w:r>
        <w:rPr>
          <w:rFonts w:ascii="Times Roman" w:hAnsi="Times Roman"/>
        </w:rPr>
        <w:t xml:space="preserve"> </w:t>
      </w:r>
      <w:proofErr w:type="gramStart"/>
      <w:r>
        <w:rPr>
          <w:rFonts w:ascii="Times Roman" w:hAnsi="Times Roman"/>
        </w:rPr>
        <w:t>The</w:t>
      </w:r>
      <w:proofErr w:type="gramEnd"/>
      <w:r>
        <w:rPr>
          <w:rFonts w:ascii="Times Roman" w:hAnsi="Times Roman"/>
        </w:rPr>
        <w:t xml:space="preserve"> biggest software hurdle was moving away from linear, blocking code. Initially, using </w:t>
      </w:r>
      <w:proofErr w:type="spellStart"/>
      <w:proofErr w:type="gramStart"/>
      <w:r>
        <w:rPr>
          <w:rFonts w:ascii="Courier" w:hAnsi="Courier"/>
          <w:sz w:val="26"/>
          <w:szCs w:val="26"/>
        </w:rPr>
        <w:t>time.sleep</w:t>
      </w:r>
      <w:proofErr w:type="spellEnd"/>
      <w:proofErr w:type="gramEnd"/>
      <w:r>
        <w:rPr>
          <w:rFonts w:ascii="Courier" w:hAnsi="Courier"/>
          <w:sz w:val="26"/>
          <w:szCs w:val="26"/>
        </w:rPr>
        <w:t>()</w:t>
      </w:r>
      <w:r>
        <w:rPr>
          <w:rFonts w:ascii="Times Roman" w:hAnsi="Times Roman"/>
        </w:rPr>
        <w:t xml:space="preserve"> completely froze the microcontroller, meaning the robot couldn't "listen" for sound while its eyes were moving. Writing a custom polling loop using </w:t>
      </w:r>
      <w:proofErr w:type="spellStart"/>
      <w:proofErr w:type="gramStart"/>
      <w:r>
        <w:rPr>
          <w:rFonts w:ascii="Courier" w:hAnsi="Courier"/>
          <w:sz w:val="26"/>
          <w:szCs w:val="26"/>
        </w:rPr>
        <w:t>time.ticks</w:t>
      </w:r>
      <w:proofErr w:type="gramEnd"/>
      <w:r>
        <w:rPr>
          <w:rFonts w:ascii="Courier" w:hAnsi="Courier"/>
          <w:sz w:val="26"/>
          <w:szCs w:val="26"/>
        </w:rPr>
        <w:t>_</w:t>
      </w:r>
      <w:proofErr w:type="gramStart"/>
      <w:r>
        <w:rPr>
          <w:rFonts w:ascii="Courier" w:hAnsi="Courier"/>
          <w:sz w:val="26"/>
          <w:szCs w:val="26"/>
        </w:rPr>
        <w:t>ms</w:t>
      </w:r>
      <w:proofErr w:type="spellEnd"/>
      <w:r>
        <w:rPr>
          <w:rFonts w:ascii="Courier" w:hAnsi="Courier"/>
          <w:sz w:val="26"/>
          <w:szCs w:val="26"/>
        </w:rPr>
        <w:t>(</w:t>
      </w:r>
      <w:proofErr w:type="gramEnd"/>
      <w:r>
        <w:rPr>
          <w:rFonts w:ascii="Courier" w:hAnsi="Courier"/>
          <w:sz w:val="26"/>
          <w:szCs w:val="26"/>
        </w:rPr>
        <w:t>)</w:t>
      </w:r>
      <w:r>
        <w:rPr>
          <w:rFonts w:ascii="Times Roman" w:hAnsi="Times Roman"/>
        </w:rPr>
        <w:t xml:space="preserve"> fixed this, but it took a lot of trial and error to get the timing right.</w:t>
      </w:r>
    </w:p>
    <w:p w14:paraId="64B91D02" w14:textId="77777777" w:rsidR="00D414F4" w:rsidRDefault="00000000">
      <w:pPr>
        <w:pStyle w:val="Default"/>
        <w:spacing w:before="0" w:after="240" w:line="240" w:lineRule="auto"/>
        <w:rPr>
          <w:rFonts w:ascii="Times Roman" w:eastAsia="Times Roman" w:hAnsi="Times Roman" w:cs="Times Roman"/>
        </w:rPr>
      </w:pPr>
      <w:r>
        <w:rPr>
          <w:rFonts w:ascii="Times Roman" w:hAnsi="Times Roman"/>
          <w:b/>
          <w:bCs/>
        </w:rPr>
        <w:t>Mistakes &amp; debugging experiences</w:t>
      </w:r>
      <w:r>
        <w:rPr>
          <w:rFonts w:ascii="Times Roman" w:hAnsi="Times Roman"/>
        </w:rPr>
        <w:t xml:space="preserve"> Our most significant unresolved challenge—and our biggest learning moment—was the sound sensor integration. We spent hours trying to tweak the code and the physical potentiometer on the sound sensor module because it was firing off erratically. We eventually realized the issue wasn't the code; it was the physical acoustics. Because we mounted the microphone right next to the eyelid and eyeball servos, the mechanical buzzing of the motors was instantly triggering the sound threshold. The robot was essentially deafening itself.</w:t>
      </w:r>
    </w:p>
    <w:p w14:paraId="2C9ACA9E" w14:textId="77777777" w:rsidR="00D414F4" w:rsidRDefault="00000000">
      <w:pPr>
        <w:pStyle w:val="Default"/>
        <w:spacing w:before="0" w:after="240" w:line="240" w:lineRule="auto"/>
        <w:rPr>
          <w:rFonts w:ascii="Times Roman" w:eastAsia="Times Roman" w:hAnsi="Times Roman" w:cs="Times Roman"/>
        </w:rPr>
      </w:pPr>
      <w:r>
        <w:rPr>
          <w:rFonts w:ascii="Times Roman" w:hAnsi="Times Roman"/>
          <w:b/>
          <w:bCs/>
        </w:rPr>
        <w:t>What did you learn (hardware/software)?</w:t>
      </w:r>
      <w:r>
        <w:rPr>
          <w:rFonts w:ascii="Times Roman" w:hAnsi="Times Roman"/>
        </w:rPr>
        <w:t xml:space="preserve"> This taught us a massive lesson in hardware design: physical layout is just as critical as logic. You can write perfect code, but if a microphone is bolted to a vibrating motor, the data will always be compromised. We learned that sensors require mechanical and acoustic isolation, not just electrical connections.</w:t>
      </w:r>
    </w:p>
    <w:p w14:paraId="495BD0A9" w14:textId="77777777" w:rsidR="00D414F4" w:rsidRDefault="00D414F4">
      <w:pPr>
        <w:pStyle w:val="Default"/>
        <w:spacing w:before="0" w:after="281" w:line="240" w:lineRule="auto"/>
        <w:rPr>
          <w:rFonts w:ascii="Times Roman" w:eastAsia="Times Roman" w:hAnsi="Times Roman" w:cs="Times Roman"/>
          <w:b/>
          <w:bCs/>
          <w:sz w:val="28"/>
          <w:szCs w:val="28"/>
        </w:rPr>
      </w:pPr>
    </w:p>
    <w:p w14:paraId="6260C540" w14:textId="77777777" w:rsidR="00D414F4" w:rsidRDefault="00D414F4">
      <w:pPr>
        <w:pStyle w:val="Body"/>
      </w:pPr>
    </w:p>
    <w:p w14:paraId="357C0AA2" w14:textId="77777777" w:rsidR="00D414F4" w:rsidDel="00DC6628" w:rsidRDefault="00000000">
      <w:pPr>
        <w:pStyle w:val="Heading3"/>
        <w:spacing w:before="281" w:after="281"/>
        <w:rPr>
          <w:del w:id="26" w:author="Sayandip Samanta" w:date="2026-04-20T05:16:00Z" w16du:dateUtc="2026-04-19T23:46:00Z"/>
        </w:rPr>
      </w:pPr>
      <w:r>
        <w:rPr>
          <w:b/>
          <w:bCs/>
        </w:rPr>
        <w:t>3. Design Reflection</w:t>
      </w:r>
    </w:p>
    <w:p w14:paraId="72B0AF48" w14:textId="77777777" w:rsidR="00D414F4" w:rsidRPr="00DC6628" w:rsidDel="00DC6628" w:rsidRDefault="00000000" w:rsidP="00DC6628">
      <w:pPr>
        <w:rPr>
          <w:del w:id="27" w:author="Sayandip Samanta" w:date="2026-04-20T05:16:00Z" w16du:dateUtc="2026-04-19T23:46:00Z"/>
          <w:i/>
          <w:iCs/>
          <w:color w:val="7F7F7F"/>
          <w:rPrChange w:id="28" w:author="Sayandip Samanta" w:date="2026-04-20T05:16:00Z" w16du:dateUtc="2026-04-19T23:46:00Z">
            <w:rPr>
              <w:del w:id="29" w:author="Sayandip Samanta" w:date="2026-04-20T05:16:00Z" w16du:dateUtc="2026-04-19T23:46:00Z"/>
            </w:rPr>
          </w:rPrChange>
        </w:rPr>
        <w:pPrChange w:id="30" w:author="Sayandip Samanta" w:date="2026-04-20T05:16:00Z" w16du:dateUtc="2026-04-19T23:46:00Z">
          <w:pPr>
            <w:pStyle w:val="ListParagraph"/>
            <w:numPr>
              <w:numId w:val="6"/>
            </w:numPr>
            <w:spacing w:after="0"/>
            <w:ind w:hanging="360"/>
          </w:pPr>
        </w:pPrChange>
      </w:pPr>
      <w:del w:id="31" w:author="Banat Singh" w:date="2026-04-20T00:48:00Z">
        <w:r w:rsidRPr="00DC6628">
          <w:rPr>
            <w:i/>
            <w:iCs/>
            <w:color w:val="7F7F7F"/>
            <w:u w:color="7F7F7F"/>
            <w:rPrChange w:id="32" w:author="Sayandip Samanta" w:date="2026-04-20T05:16:00Z" w16du:dateUtc="2026-04-19T23:46:00Z">
              <w:rPr>
                <w:u w:color="7F7F7F"/>
              </w:rPr>
            </w:rPrChange>
          </w:rPr>
          <w:delText xml:space="preserve">Did the experience match your intention? </w:delText>
        </w:r>
      </w:del>
    </w:p>
    <w:p w14:paraId="7F415377" w14:textId="77777777" w:rsidR="00D414F4" w:rsidRPr="00DC6628" w:rsidRDefault="00000000" w:rsidP="00DC6628">
      <w:pPr>
        <w:pStyle w:val="Heading3"/>
        <w:spacing w:before="281" w:after="281"/>
        <w:pPrChange w:id="33" w:author="Sayandip Samanta" w:date="2026-04-20T05:16:00Z" w16du:dateUtc="2026-04-19T23:46:00Z">
          <w:pPr>
            <w:pStyle w:val="ListParagraph"/>
            <w:numPr>
              <w:numId w:val="6"/>
            </w:numPr>
            <w:spacing w:after="0"/>
            <w:ind w:hanging="360"/>
          </w:pPr>
        </w:pPrChange>
      </w:pPr>
      <w:del w:id="34" w:author="Banat Singh" w:date="2026-04-20T00:48:00Z">
        <w:r w:rsidRPr="00DC6628">
          <w:rPr>
            <w:u w:color="7F7F7F"/>
          </w:rPr>
          <w:delText xml:space="preserve">What would you improve? </w:delText>
        </w:r>
      </w:del>
    </w:p>
    <w:p w14:paraId="082BF53E" w14:textId="77777777" w:rsidR="00D414F4" w:rsidRDefault="00000000">
      <w:pPr>
        <w:pStyle w:val="Default"/>
        <w:spacing w:before="0" w:after="240" w:line="240" w:lineRule="auto"/>
        <w:rPr>
          <w:rFonts w:ascii="Times Roman" w:eastAsia="Times Roman" w:hAnsi="Times Roman" w:cs="Times Roman"/>
        </w:rPr>
      </w:pPr>
      <w:del w:id="35" w:author="Banat Singh" w:date="2026-04-20T00:48:00Z">
        <w:r>
          <w:rPr>
            <w:rFonts w:ascii="Times Roman" w:hAnsi="Times Roman"/>
            <w:u w:color="7F7F7F"/>
          </w:rPr>
          <w:delText xml:space="preserve">User feedback insights </w:delText>
        </w:r>
      </w:del>
      <w:r>
        <w:rPr>
          <w:rFonts w:ascii="Times Roman" w:hAnsi="Times Roman"/>
          <w:b/>
          <w:bCs/>
        </w:rPr>
        <w:t>Did the experience match your intention?</w:t>
      </w:r>
      <w:r>
        <w:rPr>
          <w:rFonts w:ascii="Times Roman" w:hAnsi="Times Roman"/>
        </w:rPr>
        <w:t xml:space="preserve"> Visually and emotionally, yes. The </w:t>
      </w:r>
      <w:del w:id="36" w:author="Banat Singh" w:date="2026-04-20T00:49:00Z">
        <w:r>
          <w:rPr>
            <w:rFonts w:ascii="Times Roman" w:hAnsi="Times Roman"/>
          </w:rPr>
          <w:delText>raw, exposed e-waste aesthetic</w:delText>
        </w:r>
      </w:del>
      <w:r>
        <w:rPr>
          <w:rFonts w:ascii="Times Roman" w:hAnsi="Times Roman"/>
        </w:rPr>
        <w:t xml:space="preserve">sustainable combined with lifelike, curious movements successfully challenged the idea of static </w:t>
      </w:r>
      <w:proofErr w:type="spellStart"/>
      <w:r>
        <w:rPr>
          <w:rFonts w:ascii="Times Roman" w:hAnsi="Times Roman"/>
        </w:rPr>
        <w:t>materials</w:t>
      </w:r>
      <w:del w:id="37" w:author="Banat Singh" w:date="2026-04-20T00:49:00Z">
        <w:r>
          <w:rPr>
            <w:rFonts w:ascii="Times Roman" w:hAnsi="Times Roman"/>
          </w:rPr>
          <w:delText>"trash</w:delText>
        </w:r>
      </w:del>
      <w:r>
        <w:rPr>
          <w:rFonts w:ascii="Times Roman" w:hAnsi="Times Roman"/>
        </w:rPr>
        <w:t>.</w:t>
      </w:r>
      <w:del w:id="38" w:author="Banat Singh" w:date="2026-04-20T00:49:00Z">
        <w:r>
          <w:rPr>
            <w:rFonts w:ascii="Times Roman" w:hAnsi="Times Roman"/>
            <w:lang w:val="ru-RU"/>
          </w:rPr>
          <w:delText xml:space="preserve">" </w:delText>
        </w:r>
      </w:del>
      <w:r>
        <w:rPr>
          <w:rFonts w:ascii="Times Roman" w:hAnsi="Times Roman"/>
        </w:rPr>
        <w:t>When</w:t>
      </w:r>
      <w:proofErr w:type="spellEnd"/>
      <w:r>
        <w:rPr>
          <w:rFonts w:ascii="Times Roman" w:hAnsi="Times Roman"/>
        </w:rPr>
        <w:t xml:space="preserve"> it wakes up, it genuinely feels like a small, reactive creature.</w:t>
      </w:r>
    </w:p>
    <w:p w14:paraId="196C0C7D" w14:textId="77777777" w:rsidR="00D414F4" w:rsidRDefault="00000000">
      <w:pPr>
        <w:pStyle w:val="Default"/>
        <w:spacing w:before="0" w:after="240" w:line="240" w:lineRule="auto"/>
        <w:rPr>
          <w:rFonts w:ascii="Times Roman" w:eastAsia="Times Roman" w:hAnsi="Times Roman" w:cs="Times Roman"/>
        </w:rPr>
      </w:pPr>
      <w:r>
        <w:rPr>
          <w:rFonts w:ascii="Times Roman" w:hAnsi="Times Roman"/>
          <w:b/>
          <w:bCs/>
        </w:rPr>
        <w:t>User feedback insights</w:t>
      </w:r>
      <w:r>
        <w:rPr>
          <w:rFonts w:ascii="Times Roman" w:hAnsi="Times Roman"/>
        </w:rPr>
        <w:t xml:space="preserve"> Testing with Vibhor, Aakash, and Manan revealed a major blind spot. Because the servos make noise, and because the sound sensor required a loud clap to overcome its placement issues, the users just assumed it was a purely visual/motion-based piece. They didn't know they could talk to it.</w:t>
      </w:r>
    </w:p>
    <w:p w14:paraId="6127DD64" w14:textId="77777777" w:rsidR="00D414F4" w:rsidRDefault="00000000">
      <w:pPr>
        <w:pStyle w:val="Default"/>
        <w:spacing w:before="0" w:after="240" w:line="240" w:lineRule="auto"/>
        <w:rPr>
          <w:rFonts w:ascii="Times Roman" w:eastAsia="Times Roman" w:hAnsi="Times Roman" w:cs="Times Roman"/>
        </w:rPr>
      </w:pPr>
      <w:r>
        <w:rPr>
          <w:rFonts w:ascii="Times Roman" w:hAnsi="Times Roman"/>
          <w:b/>
          <w:bCs/>
        </w:rPr>
        <w:t>What would you improve?</w:t>
      </w:r>
      <w:r>
        <w:rPr>
          <w:rFonts w:ascii="Times Roman" w:hAnsi="Times Roman"/>
        </w:rPr>
        <w:t xml:space="preserve"> If we had another week, I would completely rebuild the sensor mount, moving the microphone to the base of the unit and wrapping it in foam to isolate it from the servo vibrations. I would also add a subtle "breathing" light effect to the </w:t>
      </w:r>
      <w:proofErr w:type="spellStart"/>
      <w:r>
        <w:rPr>
          <w:rFonts w:ascii="Times Roman" w:hAnsi="Times Roman"/>
        </w:rPr>
        <w:t>NeoPixels</w:t>
      </w:r>
      <w:proofErr w:type="spellEnd"/>
      <w:r>
        <w:rPr>
          <w:rFonts w:ascii="Times Roman" w:hAnsi="Times Roman"/>
        </w:rPr>
        <w:t xml:space="preserve"> while it is awake to visually invite users to interact with it further.</w:t>
      </w:r>
    </w:p>
    <w:p w14:paraId="51653831" w14:textId="77777777" w:rsidR="00D414F4" w:rsidRDefault="00D414F4">
      <w:pPr>
        <w:pStyle w:val="Default"/>
        <w:spacing w:before="0" w:after="281" w:line="240" w:lineRule="auto"/>
        <w:rPr>
          <w:del w:id="39" w:author="Banat Singh" w:date="2026-04-20T00:49:00Z"/>
          <w:rFonts w:ascii="Times Roman" w:eastAsia="Times Roman" w:hAnsi="Times Roman" w:cs="Times Roman"/>
          <w:b/>
          <w:bCs/>
          <w:sz w:val="28"/>
          <w:szCs w:val="28"/>
        </w:rPr>
      </w:pPr>
    </w:p>
    <w:p w14:paraId="33299B19" w14:textId="77777777" w:rsidR="00D414F4" w:rsidRDefault="00D414F4">
      <w:pPr>
        <w:pStyle w:val="ListParagraph"/>
        <w:spacing w:after="0"/>
        <w:ind w:left="0"/>
        <w:rPr>
          <w:i/>
          <w:iCs/>
          <w:color w:val="7F7F7F"/>
          <w:u w:color="7F7F7F"/>
        </w:rPr>
      </w:pPr>
    </w:p>
    <w:p w14:paraId="5E2FEC1E" w14:textId="77777777" w:rsidR="00D414F4" w:rsidRDefault="00D414F4">
      <w:pPr>
        <w:pStyle w:val="Body"/>
      </w:pPr>
    </w:p>
    <w:p w14:paraId="6F821329" w14:textId="77777777" w:rsidR="00D414F4" w:rsidRDefault="00000000">
      <w:pPr>
        <w:pStyle w:val="Heading3"/>
        <w:spacing w:before="281" w:after="281"/>
      </w:pPr>
      <w:r>
        <w:rPr>
          <w:b/>
          <w:bCs/>
        </w:rPr>
        <w:t xml:space="preserve">4. Personal Reflection </w:t>
      </w:r>
    </w:p>
    <w:p w14:paraId="6C260B0C" w14:textId="77777777" w:rsidR="00D414F4" w:rsidRDefault="00000000">
      <w:pPr>
        <w:pStyle w:val="Default"/>
        <w:spacing w:before="0" w:after="240" w:line="240" w:lineRule="auto"/>
        <w:rPr>
          <w:ins w:id="40" w:author="Banat Singh" w:date="2026-04-20T00:50:00Z"/>
          <w:rFonts w:ascii="Times Roman" w:eastAsia="Times Roman" w:hAnsi="Times Roman" w:cs="Times Roman"/>
        </w:rPr>
      </w:pPr>
      <w:ins w:id="41" w:author="Banat Singh" w:date="2026-04-20T00:50:00Z">
        <w:r>
          <w:rPr>
            <w:rFonts w:ascii="Times Roman" w:hAnsi="Times Roman"/>
          </w:rPr>
          <w:t>Banat Singh:</w:t>
        </w:r>
      </w:ins>
    </w:p>
    <w:p w14:paraId="0A82AEA5" w14:textId="77777777" w:rsidR="00D414F4" w:rsidRDefault="00000000">
      <w:pPr>
        <w:pStyle w:val="Default"/>
        <w:spacing w:before="0" w:after="240" w:line="240" w:lineRule="auto"/>
        <w:rPr>
          <w:rFonts w:ascii="Times Roman" w:eastAsia="Times Roman" w:hAnsi="Times Roman" w:cs="Times Roman"/>
        </w:rPr>
      </w:pPr>
      <w:r>
        <w:rPr>
          <w:rFonts w:ascii="Times Roman" w:hAnsi="Times Roman"/>
          <w:b/>
          <w:bCs/>
        </w:rPr>
        <w:t>What I learned</w:t>
      </w:r>
      <w:r>
        <w:rPr>
          <w:rFonts w:ascii="Times Roman" w:hAnsi="Times Roman"/>
        </w:rPr>
        <w:t xml:space="preserve"> </w:t>
      </w:r>
      <w:proofErr w:type="gramStart"/>
      <w:r>
        <w:rPr>
          <w:rFonts w:ascii="Times Roman" w:hAnsi="Times Roman"/>
        </w:rPr>
        <w:t>From</w:t>
      </w:r>
      <w:proofErr w:type="gramEnd"/>
      <w:r>
        <w:rPr>
          <w:rFonts w:ascii="Times Roman" w:hAnsi="Times Roman"/>
        </w:rPr>
        <w:t xml:space="preserve"> a coding perspective, I learned how to handle concurrent events in </w:t>
      </w:r>
      <w:proofErr w:type="spellStart"/>
      <w:r>
        <w:rPr>
          <w:rFonts w:ascii="Times Roman" w:hAnsi="Times Roman"/>
        </w:rPr>
        <w:t>MicroPython</w:t>
      </w:r>
      <w:proofErr w:type="spellEnd"/>
      <w:r>
        <w:rPr>
          <w:rFonts w:ascii="Times Roman" w:hAnsi="Times Roman"/>
        </w:rPr>
        <w:t xml:space="preserve"> without relying on complex threading libraries. Figuring out how to use millisecond tick tracking to let the ESP32 do two things at once (moving a motor while checking a digital input) was </w:t>
      </w:r>
      <w:proofErr w:type="gramStart"/>
      <w:r>
        <w:rPr>
          <w:rFonts w:ascii="Times Roman" w:hAnsi="Times Roman"/>
        </w:rPr>
        <w:t>a major breakthrough</w:t>
      </w:r>
      <w:proofErr w:type="gramEnd"/>
      <w:r>
        <w:rPr>
          <w:rFonts w:ascii="Times Roman" w:hAnsi="Times Roman"/>
        </w:rPr>
        <w:t xml:space="preserve"> for me.</w:t>
      </w:r>
    </w:p>
    <w:p w14:paraId="527296FA" w14:textId="77777777" w:rsidR="00D414F4" w:rsidRDefault="00000000">
      <w:pPr>
        <w:pStyle w:val="Default"/>
        <w:spacing w:before="0" w:after="240" w:line="240" w:lineRule="auto"/>
        <w:rPr>
          <w:rFonts w:ascii="Times Roman" w:eastAsia="Times Roman" w:hAnsi="Times Roman" w:cs="Times Roman"/>
        </w:rPr>
      </w:pPr>
      <w:r>
        <w:rPr>
          <w:rFonts w:ascii="Times Roman" w:hAnsi="Times Roman"/>
          <w:b/>
          <w:bCs/>
        </w:rPr>
        <w:t>What I struggled with</w:t>
      </w:r>
      <w:r>
        <w:rPr>
          <w:rFonts w:ascii="Times Roman" w:hAnsi="Times Roman"/>
        </w:rPr>
        <w:t xml:space="preserve"> I really struggled with the friction between theoretical code and physical reality. In my code, a sensor reads a clean </w:t>
      </w:r>
      <w:r>
        <w:rPr>
          <w:rFonts w:ascii="Courier" w:hAnsi="Courier"/>
          <w:sz w:val="26"/>
          <w:szCs w:val="26"/>
        </w:rPr>
        <w:t>1</w:t>
      </w:r>
      <w:r>
        <w:rPr>
          <w:rFonts w:ascii="Times Roman" w:hAnsi="Times Roman"/>
        </w:rPr>
        <w:t xml:space="preserve"> or </w:t>
      </w:r>
      <w:r>
        <w:rPr>
          <w:rFonts w:ascii="Courier" w:hAnsi="Courier"/>
          <w:sz w:val="26"/>
          <w:szCs w:val="26"/>
        </w:rPr>
        <w:t>0</w:t>
      </w:r>
      <w:r>
        <w:rPr>
          <w:rFonts w:ascii="Times Roman" w:hAnsi="Times Roman"/>
        </w:rPr>
        <w:t xml:space="preserve">. In the physical world, that sensor is fighting against </w:t>
      </w:r>
      <w:del w:id="42" w:author="Banat Singh" w:date="2026-04-20T00:50:00Z">
        <w:r>
          <w:rPr>
            <w:rFonts w:ascii="Times Roman" w:hAnsi="Times Roman"/>
          </w:rPr>
          <w:delText xml:space="preserve">voltage drops, loose scrap metal linkages, and </w:delText>
        </w:r>
      </w:del>
      <w:r>
        <w:rPr>
          <w:rFonts w:ascii="Times Roman" w:hAnsi="Times Roman"/>
        </w:rPr>
        <w:t>acoustic interference from nearby motors. Translating clean logic into a messy physical environment was incredibly frustrating at times.</w:t>
      </w:r>
    </w:p>
    <w:p w14:paraId="1116E704" w14:textId="77777777" w:rsidR="00D414F4" w:rsidRDefault="00000000">
      <w:pPr>
        <w:pStyle w:val="Default"/>
        <w:spacing w:before="0" w:after="240" w:line="240" w:lineRule="auto"/>
        <w:rPr>
          <w:ins w:id="43" w:author="Sayandip Samanta" w:date="2026-04-20T07:11:00Z" w16du:dateUtc="2026-04-20T01:41:00Z"/>
          <w:rFonts w:ascii="Times Roman" w:hAnsi="Times Roman"/>
        </w:rPr>
      </w:pPr>
      <w:r>
        <w:rPr>
          <w:rFonts w:ascii="Times Roman" w:hAnsi="Times Roman"/>
          <w:b/>
          <w:bCs/>
        </w:rPr>
        <w:t>What I am proud of</w:t>
      </w:r>
      <w:r>
        <w:rPr>
          <w:rFonts w:ascii="Times Roman" w:hAnsi="Times Roman"/>
        </w:rPr>
        <w:t xml:space="preserve"> I</w:t>
      </w:r>
      <w:r>
        <w:rPr>
          <w:rFonts w:ascii="Times Roman" w:hAnsi="Times Roman"/>
          <w:rtl/>
        </w:rPr>
        <w:t>’</w:t>
      </w:r>
      <w:r>
        <w:rPr>
          <w:rFonts w:ascii="Times Roman" w:hAnsi="Times Roman"/>
        </w:rPr>
        <w:t xml:space="preserve">m </w:t>
      </w:r>
      <w:proofErr w:type="gramStart"/>
      <w:r>
        <w:rPr>
          <w:rFonts w:ascii="Times Roman" w:hAnsi="Times Roman"/>
        </w:rPr>
        <w:t>really proud</w:t>
      </w:r>
      <w:proofErr w:type="gramEnd"/>
      <w:r>
        <w:rPr>
          <w:rFonts w:ascii="Times Roman" w:hAnsi="Times Roman"/>
        </w:rPr>
        <w:t xml:space="preserve"> of the character we managed to inject into a </w:t>
      </w:r>
      <w:proofErr w:type="gramStart"/>
      <w:ins w:id="44" w:author="Banat Singh" w:date="2026-04-20T00:51:00Z">
        <w:r>
          <w:rPr>
            <w:rFonts w:ascii="Times Roman" w:hAnsi="Times Roman"/>
          </w:rPr>
          <w:t>static materials</w:t>
        </w:r>
      </w:ins>
      <w:proofErr w:type="gramEnd"/>
      <w:del w:id="45" w:author="Banat Singh" w:date="2026-04-20T00:51:00Z">
        <w:r>
          <w:rPr>
            <w:rFonts w:ascii="Times Roman" w:hAnsi="Times Roman"/>
          </w:rPr>
          <w:delText>pile of garbage</w:delText>
        </w:r>
      </w:del>
      <w:r>
        <w:rPr>
          <w:rFonts w:ascii="Times Roman" w:hAnsi="Times Roman"/>
        </w:rPr>
        <w:t>. Programming the exact angles and timing delays to make the eyes scan rather than just aggressively snap back and forth made a huge difference. Seeing users naturally step back and act surprised when the machine "looks" at them proved that we successfully built an experience, not just a circuit.</w:t>
      </w:r>
    </w:p>
    <w:p w14:paraId="7A28222C" w14:textId="77777777" w:rsidR="00EE1C7B" w:rsidRDefault="00EE1C7B">
      <w:pPr>
        <w:pStyle w:val="Default"/>
        <w:spacing w:before="0" w:after="240" w:line="240" w:lineRule="auto"/>
        <w:rPr>
          <w:ins w:id="46" w:author="Sayandip Samanta" w:date="2026-04-20T07:11:00Z" w16du:dateUtc="2026-04-20T01:41:00Z"/>
          <w:rFonts w:ascii="Times Roman" w:hAnsi="Times Roman"/>
        </w:rPr>
      </w:pPr>
    </w:p>
    <w:p w14:paraId="475AD19E" w14:textId="4DDF186B" w:rsidR="00EE1C7B" w:rsidRDefault="00EE1C7B" w:rsidP="00EE1C7B">
      <w:pPr>
        <w:pStyle w:val="Default"/>
        <w:spacing w:before="0" w:after="240" w:line="240" w:lineRule="auto"/>
        <w:rPr>
          <w:ins w:id="47" w:author="Sayandip Samanta" w:date="2026-04-20T07:16:00Z" w16du:dateUtc="2026-04-20T01:46:00Z"/>
          <w:rFonts w:ascii="Times Roman" w:hAnsi="Times Roman"/>
        </w:rPr>
      </w:pPr>
      <w:ins w:id="48" w:author="Sayandip Samanta" w:date="2026-04-20T07:11:00Z" w16du:dateUtc="2026-04-20T01:41:00Z">
        <w:r>
          <w:rPr>
            <w:rFonts w:ascii="Times Roman" w:hAnsi="Times Roman"/>
          </w:rPr>
          <w:t>SAYANDIP SAMANTA:</w:t>
        </w:r>
      </w:ins>
    </w:p>
    <w:p w14:paraId="5BE5835B" w14:textId="202C5256" w:rsidR="00EE1C7B" w:rsidRPr="00EE1C7B" w:rsidRDefault="00EE1C7B" w:rsidP="00EE1C7B">
      <w:pPr>
        <w:pStyle w:val="NormalWeb"/>
        <w:rPr>
          <w:ins w:id="49" w:author="Sayandip Samanta" w:date="2026-04-20T07:16:00Z" w16du:dateUtc="2026-04-20T01:46:00Z"/>
          <w:color w:val="000000" w:themeColor="text1"/>
          <w:rPrChange w:id="50" w:author="Sayandip Samanta" w:date="2026-04-20T07:17:00Z" w16du:dateUtc="2026-04-20T01:47:00Z">
            <w:rPr>
              <w:ins w:id="51" w:author="Sayandip Samanta" w:date="2026-04-20T07:16:00Z" w16du:dateUtc="2026-04-20T01:46:00Z"/>
              <w:color w:val="000000"/>
            </w:rPr>
          </w:rPrChange>
        </w:rPr>
      </w:pPr>
      <w:ins w:id="52" w:author="Sayandip Samanta" w:date="2026-04-20T07:16:00Z" w16du:dateUtc="2026-04-20T01:46:00Z">
        <w:r w:rsidRPr="00EE1C7B">
          <w:rPr>
            <w:color w:val="000000" w:themeColor="text1"/>
            <w:rPrChange w:id="53" w:author="Sayandip Samanta" w:date="2026-04-20T07:17:00Z" w16du:dateUtc="2026-04-20T01:47:00Z">
              <w:rPr>
                <w:color w:val="000000"/>
              </w:rPr>
            </w:rPrChange>
          </w:rPr>
          <w:lastRenderedPageBreak/>
          <w:t xml:space="preserve">This module helped me understand how design can connect with technology, prototyping, and interactive systems. I gained basic exposure to </w:t>
        </w:r>
        <w:proofErr w:type="spellStart"/>
        <w:r w:rsidRPr="00EE1C7B">
          <w:rPr>
            <w:color w:val="000000" w:themeColor="text1"/>
            <w:rPrChange w:id="54" w:author="Sayandip Samanta" w:date="2026-04-20T07:17:00Z" w16du:dateUtc="2026-04-20T01:47:00Z">
              <w:rPr>
                <w:color w:val="000000"/>
              </w:rPr>
            </w:rPrChange>
          </w:rPr>
          <w:t>MicroPython</w:t>
        </w:r>
        <w:proofErr w:type="spellEnd"/>
        <w:r w:rsidRPr="00EE1C7B">
          <w:rPr>
            <w:color w:val="000000" w:themeColor="text1"/>
            <w:rPrChange w:id="55" w:author="Sayandip Samanta" w:date="2026-04-20T07:17:00Z" w16du:dateUtc="2026-04-20T01:47:00Z">
              <w:rPr>
                <w:color w:val="000000"/>
              </w:rPr>
            </w:rPrChange>
          </w:rPr>
          <w:t xml:space="preserve"> through Thonny and learned how simple coding can be used to control outputs and create responsive products. It also taught me the importance of experimentation, testing, </w:t>
        </w:r>
      </w:ins>
      <w:ins w:id="56" w:author="Sayandip Samanta" w:date="2026-04-20T07:18:00Z" w16du:dateUtc="2026-04-20T01:48:00Z">
        <w:r w:rsidR="00587658">
          <w:rPr>
            <w:color w:val="000000" w:themeColor="text1"/>
          </w:rPr>
          <w:t>ideation and most importantly to document the process rather than making a finished and polished product, this helped me see my jou</w:t>
        </w:r>
      </w:ins>
      <w:ins w:id="57" w:author="Sayandip Samanta" w:date="2026-04-20T07:19:00Z" w16du:dateUtc="2026-04-20T01:49:00Z">
        <w:r w:rsidR="00587658">
          <w:rPr>
            <w:color w:val="000000" w:themeColor="text1"/>
          </w:rPr>
          <w:t>rney in making and where I lacked and where I improved, also the</w:t>
        </w:r>
      </w:ins>
      <w:ins w:id="58" w:author="Sayandip Samanta" w:date="2026-04-20T07:18:00Z" w16du:dateUtc="2026-04-20T01:48:00Z">
        <w:r w:rsidR="00587658">
          <w:rPr>
            <w:color w:val="000000" w:themeColor="text1"/>
          </w:rPr>
          <w:t xml:space="preserve"> </w:t>
        </w:r>
      </w:ins>
      <w:ins w:id="59" w:author="Sayandip Samanta" w:date="2026-04-20T07:16:00Z" w16du:dateUtc="2026-04-20T01:46:00Z">
        <w:r w:rsidRPr="00EE1C7B">
          <w:rPr>
            <w:color w:val="000000" w:themeColor="text1"/>
            <w:rPrChange w:id="60" w:author="Sayandip Samanta" w:date="2026-04-20T07:17:00Z" w16du:dateUtc="2026-04-20T01:47:00Z">
              <w:rPr>
                <w:color w:val="000000"/>
              </w:rPr>
            </w:rPrChange>
          </w:rPr>
          <w:t>problem-solving during the making process.</w:t>
        </w:r>
      </w:ins>
    </w:p>
    <w:p w14:paraId="0EED2A61" w14:textId="4803A482" w:rsidR="00EE1C7B" w:rsidRPr="00EE1C7B" w:rsidRDefault="00EE1C7B" w:rsidP="00EE1C7B">
      <w:pPr>
        <w:pStyle w:val="NormalWeb"/>
        <w:rPr>
          <w:ins w:id="61" w:author="Sayandip Samanta" w:date="2026-04-20T07:16:00Z" w16du:dateUtc="2026-04-20T01:46:00Z"/>
          <w:color w:val="000000" w:themeColor="text1"/>
          <w:rPrChange w:id="62" w:author="Sayandip Samanta" w:date="2026-04-20T07:17:00Z" w16du:dateUtc="2026-04-20T01:47:00Z">
            <w:rPr>
              <w:ins w:id="63" w:author="Sayandip Samanta" w:date="2026-04-20T07:16:00Z" w16du:dateUtc="2026-04-20T01:46:00Z"/>
              <w:color w:val="000000"/>
            </w:rPr>
          </w:rPrChange>
        </w:rPr>
      </w:pPr>
      <w:ins w:id="64" w:author="Sayandip Samanta" w:date="2026-04-20T07:16:00Z" w16du:dateUtc="2026-04-20T01:46:00Z">
        <w:r w:rsidRPr="00EE1C7B">
          <w:rPr>
            <w:color w:val="000000" w:themeColor="text1"/>
            <w:rPrChange w:id="65" w:author="Sayandip Samanta" w:date="2026-04-20T07:17:00Z" w16du:dateUtc="2026-04-20T01:47:00Z">
              <w:rPr>
                <w:color w:val="000000"/>
              </w:rPr>
            </w:rPrChange>
          </w:rPr>
          <w:t>One of the main challenges for me was stepping into a technical area outside my usual design background</w:t>
        </w:r>
      </w:ins>
      <w:ins w:id="66" w:author="Sayandip Samanta" w:date="2026-04-20T07:19:00Z" w16du:dateUtc="2026-04-20T01:49:00Z">
        <w:r w:rsidR="00587658">
          <w:rPr>
            <w:color w:val="000000" w:themeColor="text1"/>
          </w:rPr>
          <w:t>, never been quite interested in coding and stuff</w:t>
        </w:r>
      </w:ins>
      <w:ins w:id="67" w:author="Sayandip Samanta" w:date="2026-04-20T07:16:00Z" w16du:dateUtc="2026-04-20T01:46:00Z">
        <w:r w:rsidRPr="00EE1C7B">
          <w:rPr>
            <w:color w:val="000000" w:themeColor="text1"/>
            <w:rPrChange w:id="68" w:author="Sayandip Samanta" w:date="2026-04-20T07:17:00Z" w16du:dateUtc="2026-04-20T01:47:00Z">
              <w:rPr>
                <w:color w:val="000000"/>
              </w:rPr>
            </w:rPrChange>
          </w:rPr>
          <w:t>. Understanding coding logic, electronics, and troubleshooting errors required patience and practice. Adapting to a new way of thinking beyond purely visual design was initially difficult</w:t>
        </w:r>
      </w:ins>
      <w:ins w:id="69" w:author="Sayandip Samanta" w:date="2026-04-20T07:20:00Z" w16du:dateUtc="2026-04-20T01:50:00Z">
        <w:r w:rsidR="00587658">
          <w:rPr>
            <w:color w:val="000000" w:themeColor="text1"/>
          </w:rPr>
          <w:t xml:space="preserve"> where I can now make even more cool stuff with my design mind and ESP32 as I know how the components work and what is the coding logic behind them.</w:t>
        </w:r>
      </w:ins>
    </w:p>
    <w:p w14:paraId="2C58B8CC" w14:textId="78C0F1FB" w:rsidR="00EE1C7B" w:rsidRPr="00587658" w:rsidRDefault="00EE1C7B" w:rsidP="00587658">
      <w:pPr>
        <w:pStyle w:val="NormalWeb"/>
        <w:rPr>
          <w:color w:val="000000" w:themeColor="text1"/>
          <w:rPrChange w:id="70" w:author="Sayandip Samanta" w:date="2026-04-20T07:21:00Z" w16du:dateUtc="2026-04-20T01:51:00Z">
            <w:rPr>
              <w:rFonts w:ascii="Times Roman" w:eastAsia="Times Roman" w:hAnsi="Times Roman" w:cs="Times Roman"/>
            </w:rPr>
          </w:rPrChange>
        </w:rPr>
        <w:pPrChange w:id="71" w:author="Sayandip Samanta" w:date="2026-04-20T07:21:00Z" w16du:dateUtc="2026-04-20T01:51:00Z">
          <w:pPr>
            <w:pStyle w:val="Default"/>
            <w:spacing w:before="0" w:after="240" w:line="240" w:lineRule="auto"/>
          </w:pPr>
        </w:pPrChange>
      </w:pPr>
      <w:ins w:id="72" w:author="Sayandip Samanta" w:date="2026-04-20T07:16:00Z" w16du:dateUtc="2026-04-20T01:46:00Z">
        <w:r w:rsidRPr="00EE1C7B">
          <w:rPr>
            <w:color w:val="000000" w:themeColor="text1"/>
            <w:rPrChange w:id="73" w:author="Sayandip Samanta" w:date="2026-04-20T07:17:00Z" w16du:dateUtc="2026-04-20T01:47:00Z">
              <w:rPr/>
            </w:rPrChange>
          </w:rPr>
          <w:t>I am proud that I was able to complete the module and become more confident with unfamiliar tools and processes. I am also proud that I pushed myself to learn skills beyond traditional design, which has expanded my perspective on what design can include.</w:t>
        </w:r>
      </w:ins>
    </w:p>
    <w:p w14:paraId="36A93109" w14:textId="77777777" w:rsidR="00D414F4" w:rsidRDefault="00000000">
      <w:pPr>
        <w:pStyle w:val="Default"/>
        <w:spacing w:before="0" w:after="240" w:line="240" w:lineRule="auto"/>
        <w:rPr>
          <w:del w:id="74" w:author="Banat Singh" w:date="2026-04-20T00:50:00Z"/>
          <w:rFonts w:ascii="Aptos Display" w:eastAsia="Aptos Display" w:hAnsi="Aptos Display" w:cs="Aptos Display"/>
          <w:i/>
          <w:iCs/>
          <w:color w:val="7F7F7F"/>
          <w:u w:color="7F7F7F"/>
        </w:rPr>
      </w:pPr>
      <w:del w:id="75" w:author="Banat Singh" w:date="2026-04-20T00:50:00Z">
        <w:r>
          <w:rPr>
            <w:rFonts w:ascii="Aptos Display" w:eastAsia="Aptos Display" w:hAnsi="Aptos Display" w:cs="Aptos Display"/>
            <w:i/>
            <w:iCs/>
            <w:color w:val="7F7F7F"/>
            <w:u w:color="7F7F7F"/>
          </w:rPr>
          <w:delText>Each member writes:</w:delText>
        </w:r>
      </w:del>
    </w:p>
    <w:p w14:paraId="13CB0309" w14:textId="77777777" w:rsidR="00D414F4" w:rsidRDefault="00000000">
      <w:pPr>
        <w:pStyle w:val="ListParagraph"/>
        <w:spacing w:after="0"/>
        <w:ind w:left="0"/>
        <w:rPr>
          <w:del w:id="76" w:author="Banat Singh" w:date="2026-04-20T00:50:00Z"/>
          <w:i/>
          <w:iCs/>
          <w:color w:val="7F7F7F"/>
          <w:u w:color="7F7F7F"/>
        </w:rPr>
      </w:pPr>
      <w:del w:id="77" w:author="Banat Singh" w:date="2026-04-20T00:50:00Z">
        <w:r>
          <w:rPr>
            <w:i/>
            <w:iCs/>
            <w:color w:val="7F7F7F"/>
            <w:u w:color="7F7F7F"/>
          </w:rPr>
          <w:delText xml:space="preserve">What they learned </w:delText>
        </w:r>
      </w:del>
    </w:p>
    <w:p w14:paraId="6E401ECC" w14:textId="77777777" w:rsidR="00D414F4" w:rsidRDefault="00000000">
      <w:pPr>
        <w:pStyle w:val="ListParagraph"/>
        <w:spacing w:after="0"/>
        <w:ind w:left="0"/>
        <w:rPr>
          <w:del w:id="78" w:author="Banat Singh" w:date="2026-04-20T00:50:00Z"/>
          <w:i/>
          <w:iCs/>
          <w:color w:val="7F7F7F"/>
          <w:u w:color="7F7F7F"/>
        </w:rPr>
      </w:pPr>
      <w:del w:id="79" w:author="Banat Singh" w:date="2026-04-20T00:50:00Z">
        <w:r>
          <w:rPr>
            <w:i/>
            <w:iCs/>
            <w:color w:val="7F7F7F"/>
            <w:u w:color="7F7F7F"/>
          </w:rPr>
          <w:delText xml:space="preserve">What they struggled with </w:delText>
        </w:r>
      </w:del>
    </w:p>
    <w:p w14:paraId="2CEA7098" w14:textId="77777777" w:rsidR="00D414F4" w:rsidRDefault="00000000">
      <w:pPr>
        <w:pStyle w:val="ListParagraph"/>
        <w:spacing w:after="0"/>
        <w:ind w:left="0"/>
      </w:pPr>
      <w:del w:id="80" w:author="Banat Singh" w:date="2026-04-20T00:50:00Z">
        <w:r>
          <w:rPr>
            <w:i/>
            <w:iCs/>
            <w:color w:val="7F7F7F"/>
            <w:u w:color="7F7F7F"/>
          </w:rPr>
          <w:delText>What they are proud of</w:delText>
        </w:r>
      </w:del>
    </w:p>
    <w:sectPr w:rsidR="00D414F4">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B55A7" w14:textId="77777777" w:rsidR="006E5F49" w:rsidRDefault="006E5F49">
      <w:r>
        <w:separator/>
      </w:r>
    </w:p>
  </w:endnote>
  <w:endnote w:type="continuationSeparator" w:id="0">
    <w:p w14:paraId="3A108812" w14:textId="77777777" w:rsidR="006E5F49" w:rsidRDefault="006E5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 w:name="Courier">
    <w:altName w:val="Courier New"/>
    <w:panose1 w:val="020703090202050204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0AFF4" w14:textId="77777777" w:rsidR="00D414F4" w:rsidRDefault="00D414F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707C1" w14:textId="77777777" w:rsidR="006E5F49" w:rsidRDefault="006E5F49">
      <w:r>
        <w:separator/>
      </w:r>
    </w:p>
  </w:footnote>
  <w:footnote w:type="continuationSeparator" w:id="0">
    <w:p w14:paraId="52F944BB" w14:textId="77777777" w:rsidR="006E5F49" w:rsidRDefault="006E5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DDBE" w14:textId="77777777" w:rsidR="00D414F4" w:rsidRDefault="00D414F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F9D"/>
    <w:multiLevelType w:val="hybridMultilevel"/>
    <w:tmpl w:val="362A5BBE"/>
    <w:styleLink w:val="ImportedStyle2"/>
    <w:lvl w:ilvl="0" w:tplc="FB7A34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B6ECCD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B4C0E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78E7E1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8CE860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FA05E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DE20AC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492CCD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D384AB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47C009D"/>
    <w:multiLevelType w:val="hybridMultilevel"/>
    <w:tmpl w:val="6396E41A"/>
    <w:numStyleLink w:val="ImportedStyle1"/>
  </w:abstractNum>
  <w:abstractNum w:abstractNumId="2" w15:restartNumberingAfterBreak="0">
    <w:nsid w:val="2900187B"/>
    <w:multiLevelType w:val="hybridMultilevel"/>
    <w:tmpl w:val="864EC4A6"/>
    <w:numStyleLink w:val="ImportedStyle3"/>
  </w:abstractNum>
  <w:abstractNum w:abstractNumId="3" w15:restartNumberingAfterBreak="0">
    <w:nsid w:val="410633BE"/>
    <w:multiLevelType w:val="hybridMultilevel"/>
    <w:tmpl w:val="864EC4A6"/>
    <w:styleLink w:val="ImportedStyle3"/>
    <w:lvl w:ilvl="0" w:tplc="890864A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EDA91B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26ED64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E84D60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F12E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7026B2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3567D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E9A996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8C0112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1F7281A"/>
    <w:multiLevelType w:val="hybridMultilevel"/>
    <w:tmpl w:val="6396E41A"/>
    <w:styleLink w:val="ImportedStyle1"/>
    <w:lvl w:ilvl="0" w:tplc="4816F9A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DBE9E0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E92CFE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E0E63C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CF40B6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4C637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3A6E67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5CACC9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4B64E1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8587991"/>
    <w:multiLevelType w:val="hybridMultilevel"/>
    <w:tmpl w:val="362A5BBE"/>
    <w:numStyleLink w:val="ImportedStyle2"/>
  </w:abstractNum>
  <w:num w:numId="1" w16cid:durableId="712657581">
    <w:abstractNumId w:val="4"/>
  </w:num>
  <w:num w:numId="2" w16cid:durableId="1486697653">
    <w:abstractNumId w:val="1"/>
  </w:num>
  <w:num w:numId="3" w16cid:durableId="629942834">
    <w:abstractNumId w:val="0"/>
  </w:num>
  <w:num w:numId="4" w16cid:durableId="1678311938">
    <w:abstractNumId w:val="5"/>
  </w:num>
  <w:num w:numId="5" w16cid:durableId="1686323167">
    <w:abstractNumId w:val="3"/>
  </w:num>
  <w:num w:numId="6" w16cid:durableId="185607275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yandip Samanta">
    <w15:presenceInfo w15:providerId="AD" w15:userId="S::sayandip.samanta2025@bitsdesign.edu.in::3ecf639f-2647-4302-a668-fe9ae35ede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4F4"/>
    <w:rsid w:val="00587658"/>
    <w:rsid w:val="006E5F49"/>
    <w:rsid w:val="00802BCD"/>
    <w:rsid w:val="00D414F4"/>
    <w:rsid w:val="00DC6628"/>
    <w:rsid w:val="00EE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245BFC"/>
  <w15:docId w15:val="{9BD6BBFF-12A9-0E47-9D04-9B41D6E5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next w:val="Body"/>
    <w:uiPriority w:val="9"/>
    <w:unhideWhenUsed/>
    <w:qFormat/>
    <w:pPr>
      <w:keepNext/>
      <w:keepLines/>
      <w:spacing w:before="160" w:after="80" w:line="279" w:lineRule="auto"/>
      <w:outlineLvl w:val="2"/>
    </w:pPr>
    <w:rPr>
      <w:rFonts w:ascii="Aptos Display" w:eastAsia="Aptos Display" w:hAnsi="Aptos Display" w:cs="Aptos Display"/>
      <w:color w:val="0F4761"/>
      <w:sz w:val="28"/>
      <w:szCs w:val="28"/>
      <w:u w:color="0F4761"/>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
    <w:pPr>
      <w:keepNext/>
      <w:keepLines/>
      <w:spacing w:before="360" w:after="80" w:line="279" w:lineRule="auto"/>
      <w:outlineLvl w:val="0"/>
    </w:pPr>
    <w:rPr>
      <w:rFonts w:ascii="Aptos Display" w:eastAsia="Aptos Display" w:hAnsi="Aptos Display" w:cs="Aptos Display"/>
      <w:color w:val="0F4761"/>
      <w:sz w:val="40"/>
      <w:szCs w:val="40"/>
      <w:u w:color="0F4761"/>
      <w:lang w:val="en-US"/>
      <w14:textOutline w14:w="0" w14:cap="flat" w14:cmpd="sng" w14:algn="ctr">
        <w14:noFill/>
        <w14:prstDash w14:val="solid"/>
        <w14:bevel/>
      </w14:textOutline>
    </w:rPr>
  </w:style>
  <w:style w:type="paragraph" w:customStyle="1" w:styleId="Body">
    <w:name w:val="Body"/>
    <w:pPr>
      <w:spacing w:after="160" w:line="279" w:lineRule="auto"/>
    </w:pPr>
    <w:rPr>
      <w:rFonts w:ascii="Aptos Display" w:eastAsia="Aptos Display" w:hAnsi="Aptos Display" w:cs="Aptos Display"/>
      <w:color w:val="000000"/>
      <w:sz w:val="24"/>
      <w:szCs w:val="24"/>
      <w:u w:color="000000"/>
      <w:lang w:val="en-US"/>
      <w14:textOutline w14:w="0" w14:cap="flat" w14:cmpd="sng" w14:algn="ctr">
        <w14:noFill/>
        <w14:prstDash w14:val="solid"/>
        <w14:bevel/>
      </w14:textOutline>
    </w:rPr>
  </w:style>
  <w:style w:type="paragraph" w:styleId="ListParagraph">
    <w:name w:val="List Paragraph"/>
    <w:pPr>
      <w:spacing w:after="160" w:line="279" w:lineRule="auto"/>
      <w:ind w:left="720"/>
    </w:pPr>
    <w:rPr>
      <w:rFonts w:ascii="Aptos Display" w:eastAsia="Aptos Display" w:hAnsi="Aptos Display" w:cs="Aptos Display"/>
      <w:color w:val="000000"/>
      <w:sz w:val="24"/>
      <w:szCs w:val="24"/>
      <w:u w:color="000000"/>
      <w:lang w:val="en-US"/>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Revision">
    <w:name w:val="Revision"/>
    <w:hidden/>
    <w:uiPriority w:val="99"/>
    <w:semiHidden/>
    <w:rsid w:val="00DC662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paragraph" w:styleId="NormalWeb">
    <w:name w:val="Normal (Web)"/>
    <w:basedOn w:val="Normal"/>
    <w:uiPriority w:val="99"/>
    <w:unhideWhenUsed/>
    <w:rsid w:val="00EE1C7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Sayandip Samanta</cp:lastModifiedBy>
  <cp:revision>2</cp:revision>
  <dcterms:created xsi:type="dcterms:W3CDTF">2026-04-20T01:51:00Z</dcterms:created>
  <dcterms:modified xsi:type="dcterms:W3CDTF">2026-04-20T01:51:00Z</dcterms:modified>
</cp:coreProperties>
</file>