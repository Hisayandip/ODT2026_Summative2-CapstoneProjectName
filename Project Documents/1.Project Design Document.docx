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3F4E9" w14:textId="77777777" w:rsidR="00B00281" w:rsidRDefault="00000000">
      <w:pPr>
        <w:pStyle w:val="Heading"/>
        <w:spacing w:before="322" w:after="322"/>
      </w:pPr>
      <w:r>
        <w:rPr>
          <w:b/>
          <w:bCs/>
          <w:sz w:val="48"/>
          <w:szCs w:val="48"/>
        </w:rPr>
        <w:t>Project Design Document</w:t>
      </w:r>
    </w:p>
    <w:p w14:paraId="5A1778F7" w14:textId="77777777" w:rsidR="00B00281" w:rsidRDefault="00000000">
      <w:pPr>
        <w:pStyle w:val="Heading3"/>
        <w:spacing w:before="281" w:after="281"/>
      </w:pPr>
      <w:r>
        <w:rPr>
          <w:b/>
          <w:bCs/>
        </w:rPr>
        <w:t>1. Design Intent</w:t>
      </w:r>
    </w:p>
    <w:p w14:paraId="51889244" w14:textId="77777777" w:rsidR="00B00281" w:rsidRDefault="00000000">
      <w:pPr>
        <w:pStyle w:val="Default"/>
        <w:numPr>
          <w:ilvl w:val="0"/>
          <w:numId w:val="2"/>
        </w:numPr>
        <w:spacing w:before="0" w:after="240" w:line="240" w:lineRule="auto"/>
        <w:rPr>
          <w:rFonts w:ascii="Times Roman" w:hAnsi="Times Roman" w:hint="eastAsia"/>
        </w:rPr>
      </w:pPr>
      <w:r>
        <w:rPr>
          <w:rFonts w:ascii="Times Roman" w:hAnsi="Times Roman"/>
          <w:b/>
          <w:bCs/>
        </w:rPr>
        <w:t>What experience are you trying to create?</w:t>
      </w:r>
      <w:r>
        <w:rPr>
          <w:rFonts w:ascii="Times Roman" w:hAnsi="Times Roman"/>
        </w:rPr>
        <w:t xml:space="preserve"> We want to create a sense of unexpected life. When someone walks past a pile of what looks like scrap electronics, we want them to feel surprised when it wakes up, tracks their presence, and reacts to their noises. It should feel curious rather than robotic.</w:t>
      </w:r>
    </w:p>
    <w:p w14:paraId="7F60222D" w14:textId="77777777" w:rsidR="00B00281" w:rsidRDefault="00000000">
      <w:pPr>
        <w:pStyle w:val="Default"/>
        <w:numPr>
          <w:ilvl w:val="0"/>
          <w:numId w:val="2"/>
        </w:numPr>
        <w:spacing w:before="0" w:after="240" w:line="240" w:lineRule="auto"/>
        <w:rPr>
          <w:rFonts w:ascii="Times Roman" w:hAnsi="Times Roman" w:hint="eastAsia"/>
        </w:rPr>
      </w:pPr>
      <w:r>
        <w:rPr>
          <w:rFonts w:ascii="Times Roman" w:hAnsi="Times Roman"/>
          <w:b/>
          <w:bCs/>
        </w:rPr>
        <w:t>Who is it for?</w:t>
      </w:r>
      <w:r>
        <w:rPr>
          <w:rFonts w:ascii="Times Roman" w:hAnsi="Times Roman"/>
        </w:rPr>
        <w:t xml:space="preserve"> This is built for gallery visitors, makers, and anyone interested in kinetic art and sustainability.</w:t>
      </w:r>
    </w:p>
    <w:p w14:paraId="260C12A2" w14:textId="77777777" w:rsidR="00B00281" w:rsidRDefault="00000000">
      <w:pPr>
        <w:pStyle w:val="Default"/>
        <w:numPr>
          <w:ilvl w:val="0"/>
          <w:numId w:val="2"/>
        </w:numPr>
        <w:spacing w:before="0" w:after="240" w:line="240" w:lineRule="auto"/>
        <w:rPr>
          <w:rFonts w:ascii="Times Roman" w:hAnsi="Times Roman" w:hint="eastAsia"/>
        </w:rPr>
      </w:pPr>
      <w:r>
        <w:rPr>
          <w:rFonts w:ascii="Times Roman" w:hAnsi="Times Roman"/>
          <w:b/>
          <w:bCs/>
        </w:rPr>
        <w:t>If solving a problem, what problem does it solve?</w:t>
      </w:r>
      <w:r>
        <w:rPr>
          <w:rFonts w:ascii="Times Roman" w:hAnsi="Times Roman"/>
        </w:rPr>
        <w:t xml:space="preserve"> It tackles the narrative around e-waste. Instead of throwing away old electronics and broken hardware, this project proves that discarded materials can be repurposed into engaging, interactive installations. It challenges the idea that technology needs to be brand new to be valuable.</w:t>
      </w:r>
    </w:p>
    <w:p w14:paraId="3833951D" w14:textId="77777777" w:rsidR="00B00281" w:rsidRDefault="00B00281">
      <w:pPr>
        <w:pStyle w:val="Body"/>
      </w:pPr>
    </w:p>
    <w:p w14:paraId="2DEC3F38" w14:textId="77777777" w:rsidR="00B00281" w:rsidRDefault="00000000">
      <w:pPr>
        <w:pStyle w:val="Heading3"/>
        <w:spacing w:before="281" w:after="281"/>
      </w:pPr>
      <w:r>
        <w:rPr>
          <w:b/>
          <w:bCs/>
        </w:rPr>
        <w:t>2. Inspiration &amp; References</w:t>
      </w:r>
    </w:p>
    <w:p w14:paraId="5B421E56" w14:textId="127E0C32" w:rsidR="00B00281" w:rsidRDefault="00000000">
      <w:pPr>
        <w:pStyle w:val="Default"/>
        <w:numPr>
          <w:ilvl w:val="0"/>
          <w:numId w:val="4"/>
        </w:numPr>
        <w:spacing w:before="0" w:after="240" w:line="240" w:lineRule="auto"/>
        <w:rPr>
          <w:ins w:id="0" w:author="Sayandip Samanta" w:date="2026-04-20T07:01:00Z" w16du:dateUtc="2026-04-20T01:31:00Z"/>
          <w:rFonts w:ascii="Times Roman" w:hAnsi="Times Roman" w:hint="eastAsia"/>
        </w:rPr>
      </w:pPr>
      <w:r>
        <w:rPr>
          <w:rFonts w:ascii="Times Roman" w:hAnsi="Times Roman"/>
          <w:b/>
          <w:bCs/>
        </w:rPr>
        <w:t>Existing products / ideas:</w:t>
      </w:r>
      <w:r>
        <w:rPr>
          <w:rFonts w:ascii="Times Roman" w:hAnsi="Times Roman"/>
        </w:rPr>
        <w:t xml:space="preserve"> We looked heavily at Disney animatronics, industrial scrap metal sculptures, and pop-culture robots like Wall-E</w:t>
      </w:r>
      <w:ins w:id="1" w:author="Sayandip Samanta" w:date="2026-04-20T06:05:00Z" w16du:dateUtc="2026-04-20T00:35:00Z">
        <w:r w:rsidR="00AD67EA">
          <w:rPr>
            <w:rFonts w:ascii="Times Roman" w:hAnsi="Times Roman"/>
          </w:rPr>
          <w:t xml:space="preserve"> and Five Nights at Freddy’s. </w:t>
        </w:r>
      </w:ins>
      <w:del w:id="2" w:author="Sayandip Samanta" w:date="2026-04-20T06:05:00Z" w16du:dateUtc="2026-04-20T00:35:00Z">
        <w:r w:rsidDel="00AD67EA">
          <w:rPr>
            <w:rFonts w:ascii="Times Roman" w:hAnsi="Times Roman"/>
          </w:rPr>
          <w:delText>.</w:delText>
        </w:r>
      </w:del>
    </w:p>
    <w:p w14:paraId="115FE9D3" w14:textId="56F311B6" w:rsidR="00383E1C" w:rsidRDefault="00BE179C" w:rsidP="00383E1C">
      <w:pPr>
        <w:pStyle w:val="Default"/>
        <w:spacing w:before="0" w:after="240" w:line="240" w:lineRule="auto"/>
        <w:rPr>
          <w:ins w:id="3" w:author="Sayandip Samanta" w:date="2026-04-20T07:01:00Z" w16du:dateUtc="2026-04-20T01:31:00Z"/>
          <w:rFonts w:ascii="Times Roman" w:hAnsi="Times Roman" w:hint="eastAsia"/>
        </w:rPr>
      </w:pPr>
      <w:ins w:id="4" w:author="Sayandip Samanta" w:date="2026-04-20T07:08:00Z" w16du:dateUtc="2026-04-20T01:38:00Z">
        <w:r>
          <w:rPr>
            <w:rFonts w:ascii="Times Roman" w:hAnsi="Times Roman"/>
          </w:rPr>
          <w:t xml:space="preserve">            </w:t>
        </w:r>
        <w:r>
          <w:rPr>
            <w:rFonts w:ascii="Times Roman" w:hAnsi="Times Roman"/>
            <w:noProof/>
            <w14:textOutline w14:w="0" w14:cap="rnd" w14:cmpd="sng" w14:algn="ctr">
              <w14:noFill/>
              <w14:prstDash w14:val="solid"/>
              <w14:bevel/>
            </w14:textOutline>
          </w:rPr>
          <w:drawing>
            <wp:inline distT="0" distB="0" distL="0" distR="0" wp14:anchorId="126FEEEB" wp14:editId="4581E6AB">
              <wp:extent cx="1854200" cy="1181100"/>
              <wp:effectExtent l="0" t="0" r="0" b="0"/>
              <wp:docPr id="1690763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63480" name="Picture 1690763480"/>
                      <pic:cNvPicPr/>
                    </pic:nvPicPr>
                    <pic:blipFill>
                      <a:blip r:embed="rId7">
                        <a:extLst>
                          <a:ext uri="{28A0092B-C50C-407E-A947-70E740481C1C}">
                            <a14:useLocalDpi xmlns:a14="http://schemas.microsoft.com/office/drawing/2010/main" val="0"/>
                          </a:ext>
                        </a:extLst>
                      </a:blip>
                      <a:stretch>
                        <a:fillRect/>
                      </a:stretch>
                    </pic:blipFill>
                    <pic:spPr>
                      <a:xfrm>
                        <a:off x="0" y="0"/>
                        <a:ext cx="1854200" cy="1181100"/>
                      </a:xfrm>
                      <a:prstGeom prst="rect">
                        <a:avLst/>
                      </a:prstGeom>
                    </pic:spPr>
                  </pic:pic>
                </a:graphicData>
              </a:graphic>
            </wp:inline>
          </w:drawing>
        </w:r>
        <w:r>
          <w:rPr>
            <w:rFonts w:ascii="Times Roman" w:hAnsi="Times Roman"/>
          </w:rPr>
          <w:t xml:space="preserve">         </w:t>
        </w:r>
        <w:r>
          <w:rPr>
            <w:rFonts w:ascii="Times Roman" w:hAnsi="Times Roman"/>
            <w:noProof/>
            <w14:textOutline w14:w="0" w14:cap="rnd" w14:cmpd="sng" w14:algn="ctr">
              <w14:noFill/>
              <w14:prstDash w14:val="solid"/>
              <w14:bevel/>
            </w14:textOutline>
          </w:rPr>
          <w:drawing>
            <wp:inline distT="0" distB="0" distL="0" distR="0" wp14:anchorId="1A232532" wp14:editId="35BAC656">
              <wp:extent cx="1092269" cy="1181933"/>
              <wp:effectExtent l="0" t="0" r="0" b="0"/>
              <wp:docPr id="428861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61163" name="Picture 428861163"/>
                      <pic:cNvPicPr/>
                    </pic:nvPicPr>
                    <pic:blipFill>
                      <a:blip r:embed="rId8">
                        <a:extLst>
                          <a:ext uri="{28A0092B-C50C-407E-A947-70E740481C1C}">
                            <a14:useLocalDpi xmlns:a14="http://schemas.microsoft.com/office/drawing/2010/main" val="0"/>
                          </a:ext>
                        </a:extLst>
                      </a:blip>
                      <a:stretch>
                        <a:fillRect/>
                      </a:stretch>
                    </pic:blipFill>
                    <pic:spPr>
                      <a:xfrm>
                        <a:off x="0" y="0"/>
                        <a:ext cx="1137757" cy="1231155"/>
                      </a:xfrm>
                      <a:prstGeom prst="rect">
                        <a:avLst/>
                      </a:prstGeom>
                    </pic:spPr>
                  </pic:pic>
                </a:graphicData>
              </a:graphic>
            </wp:inline>
          </w:drawing>
        </w:r>
      </w:ins>
    </w:p>
    <w:p w14:paraId="3D5BA16C" w14:textId="77777777" w:rsidR="00383E1C" w:rsidRDefault="00383E1C">
      <w:pPr>
        <w:pStyle w:val="Default"/>
        <w:spacing w:before="0" w:after="240" w:line="240" w:lineRule="auto"/>
        <w:rPr>
          <w:rFonts w:ascii="Times Roman" w:hAnsi="Times Roman" w:hint="eastAsia"/>
        </w:rPr>
        <w:pPrChange w:id="5" w:author="Sayandip Samanta" w:date="2026-04-20T07:01:00Z" w16du:dateUtc="2026-04-20T01:31:00Z">
          <w:pPr>
            <w:pStyle w:val="Default"/>
            <w:numPr>
              <w:numId w:val="4"/>
            </w:numPr>
            <w:spacing w:before="0" w:after="240" w:line="240" w:lineRule="auto"/>
            <w:ind w:left="720" w:hanging="500"/>
          </w:pPr>
        </w:pPrChange>
      </w:pPr>
    </w:p>
    <w:p w14:paraId="12929EAA" w14:textId="77777777" w:rsidR="00B00281" w:rsidRDefault="00000000">
      <w:pPr>
        <w:pStyle w:val="Default"/>
        <w:numPr>
          <w:ilvl w:val="0"/>
          <w:numId w:val="4"/>
        </w:numPr>
        <w:spacing w:before="0" w:after="240" w:line="240" w:lineRule="auto"/>
        <w:rPr>
          <w:rFonts w:ascii="Times Roman" w:hAnsi="Times Roman" w:hint="eastAsia"/>
        </w:rPr>
      </w:pPr>
      <w:r>
        <w:rPr>
          <w:rFonts w:ascii="Times Roman" w:hAnsi="Times Roman"/>
          <w:b/>
          <w:bCs/>
        </w:rPr>
        <w:t>Images / links:</w:t>
      </w:r>
      <w:r>
        <w:rPr>
          <w:rFonts w:ascii="Times Roman" w:hAnsi="Times Roman"/>
        </w:rPr>
        <w:t xml:space="preserve"> Reference boards included exposed gearboxes, vintage camera lenses (for the eyes), and cable-managed wire bundles that look like mechanical muscles.</w:t>
      </w:r>
    </w:p>
    <w:p w14:paraId="1DDD95EF" w14:textId="77777777" w:rsidR="00B00281" w:rsidRDefault="00000000">
      <w:pPr>
        <w:pStyle w:val="Default"/>
        <w:numPr>
          <w:ilvl w:val="0"/>
          <w:numId w:val="4"/>
        </w:numPr>
        <w:spacing w:before="0" w:after="240" w:line="240" w:lineRule="auto"/>
        <w:rPr>
          <w:rFonts w:ascii="Times Roman" w:hAnsi="Times Roman" w:hint="eastAsia"/>
        </w:rPr>
      </w:pPr>
      <w:r>
        <w:rPr>
          <w:rFonts w:ascii="Times Roman" w:hAnsi="Times Roman"/>
          <w:b/>
          <w:bCs/>
        </w:rPr>
        <w:t>What did you learn from them?</w:t>
      </w:r>
      <w:r>
        <w:rPr>
          <w:rFonts w:ascii="Times Roman" w:hAnsi="Times Roman"/>
        </w:rPr>
        <w:t xml:space="preserve"> We learned that lifelike movement is all about sequencing. If a robot moves all its parts at the exact same time, it looks like a machine. If the eyes open first, look around, and </w:t>
      </w:r>
      <w:r>
        <w:rPr>
          <w:rFonts w:ascii="Times Roman" w:hAnsi="Times Roman"/>
          <w:i/>
          <w:iCs/>
        </w:rPr>
        <w:t>then</w:t>
      </w:r>
      <w:r>
        <w:rPr>
          <w:rFonts w:ascii="Times Roman" w:hAnsi="Times Roman"/>
        </w:rPr>
        <w:t xml:space="preserve"> the head turns toward a sound, it suddenly feels like a living creature making decisions.</w:t>
      </w:r>
    </w:p>
    <w:p w14:paraId="58CDB1D0" w14:textId="77777777" w:rsidR="00B00281" w:rsidRDefault="00B00281">
      <w:pPr>
        <w:pStyle w:val="Body"/>
      </w:pPr>
    </w:p>
    <w:p w14:paraId="662B570C" w14:textId="77777777" w:rsidR="00B00281" w:rsidRDefault="00000000">
      <w:pPr>
        <w:pStyle w:val="Heading3"/>
        <w:spacing w:before="281" w:after="281"/>
      </w:pPr>
      <w:r>
        <w:rPr>
          <w:b/>
          <w:bCs/>
        </w:rPr>
        <w:lastRenderedPageBreak/>
        <w:t>3. User Journey</w:t>
      </w:r>
    </w:p>
    <w:p w14:paraId="27B74313" w14:textId="77777777" w:rsidR="00B00281" w:rsidRDefault="00000000">
      <w:pPr>
        <w:pStyle w:val="Default"/>
        <w:numPr>
          <w:ilvl w:val="0"/>
          <w:numId w:val="4"/>
        </w:numPr>
        <w:spacing w:before="0" w:after="240" w:line="240" w:lineRule="auto"/>
        <w:rPr>
          <w:rFonts w:ascii="Times Roman" w:hAnsi="Times Roman" w:hint="eastAsia"/>
        </w:rPr>
      </w:pPr>
      <w:r>
        <w:rPr>
          <w:rFonts w:ascii="Times Roman" w:hAnsi="Times Roman"/>
          <w:b/>
          <w:bCs/>
        </w:rPr>
        <w:t>Step-by-step experience:</w:t>
      </w:r>
      <w:r>
        <w:rPr>
          <w:rFonts w:ascii="Times Roman" w:hAnsi="Times Roman"/>
        </w:rPr>
        <w:t xml:space="preserve"> A person enters a quiet room. In the corner sits a small, motionless robot. As the person steps closer, crossing an invisible threshold, the machine wakes up. Its mechanical eyelids click open, and the eyes dart to the left and right, scanning the room. The person, startled, says "Hello?" or snaps their fingers. The moment the sound hits the air, the robot's head snaps toward the noise, and a green pulse of light illuminates its chassis. After a few moments of silence and stillness, the robot closes its eyes and goes back to sleep, waiting for the next visitor.</w:t>
      </w:r>
    </w:p>
    <w:p w14:paraId="3C94EFF7" w14:textId="77777777" w:rsidR="00B00281" w:rsidRDefault="00B00281">
      <w:pPr>
        <w:pStyle w:val="Body"/>
      </w:pPr>
    </w:p>
    <w:p w14:paraId="38C6BC2F" w14:textId="77777777" w:rsidR="00B00281" w:rsidRDefault="00000000">
      <w:pPr>
        <w:pStyle w:val="Heading3"/>
        <w:spacing w:before="281" w:after="281"/>
      </w:pPr>
      <w:r>
        <w:rPr>
          <w:b/>
          <w:bCs/>
        </w:rPr>
        <w:t>4. Success Criteria</w:t>
      </w:r>
    </w:p>
    <w:p w14:paraId="3B2E2EAA" w14:textId="77777777" w:rsidR="00B00281" w:rsidRDefault="00000000">
      <w:pPr>
        <w:pStyle w:val="Default"/>
        <w:spacing w:before="0" w:after="240" w:line="240" w:lineRule="auto"/>
        <w:rPr>
          <w:rFonts w:ascii="Times Roman" w:eastAsia="Times Roman" w:hAnsi="Times Roman" w:cs="Times Roman"/>
        </w:rPr>
      </w:pPr>
      <w:r>
        <w:rPr>
          <w:rFonts w:ascii="Times Roman" w:hAnsi="Times Roman"/>
          <w:b/>
          <w:bCs/>
        </w:rPr>
        <w:t>Functional:</w:t>
      </w:r>
      <w:r>
        <w:rPr>
          <w:rFonts w:ascii="Times Roman" w:hAnsi="Times Roman"/>
        </w:rPr>
        <w:t xml:space="preserve"> The motion sensor must trigger the wake sequence reliably within half a second of a person approaching. The sound sensor must successfully interrupt the eye-scanning loop to trigger the head movement.</w:t>
      </w:r>
    </w:p>
    <w:p w14:paraId="75C1168E" w14:textId="77777777" w:rsidR="00B00281" w:rsidRDefault="00000000">
      <w:pPr>
        <w:pStyle w:val="Default"/>
        <w:spacing w:before="0" w:after="240" w:line="240" w:lineRule="auto"/>
        <w:rPr>
          <w:rFonts w:ascii="Times Roman" w:eastAsia="Times Roman" w:hAnsi="Times Roman" w:cs="Times Roman"/>
        </w:rPr>
      </w:pPr>
      <w:r>
        <w:rPr>
          <w:rFonts w:ascii="Times Roman" w:hAnsi="Times Roman"/>
          <w:b/>
          <w:bCs/>
        </w:rPr>
        <w:t>User experience:</w:t>
      </w:r>
      <w:r>
        <w:rPr>
          <w:rFonts w:ascii="Times Roman" w:hAnsi="Times Roman"/>
        </w:rPr>
        <w:t xml:space="preserve"> The mechanical movements need to feel smooth and intentional. The interaction should evoke a sense of curiosity and playfulness from the user.</w:t>
      </w:r>
    </w:p>
    <w:p w14:paraId="0B8B4DE2" w14:textId="77777777" w:rsidR="00B00281" w:rsidRDefault="00000000">
      <w:pPr>
        <w:pStyle w:val="Default"/>
        <w:spacing w:before="0" w:after="240" w:line="240" w:lineRule="auto"/>
        <w:rPr>
          <w:rFonts w:ascii="Times Roman" w:eastAsia="Times Roman" w:hAnsi="Times Roman" w:cs="Times Roman"/>
          <w:u w:color="7F7F7F"/>
        </w:rPr>
      </w:pPr>
      <w:r>
        <w:rPr>
          <w:rFonts w:ascii="Times Roman" w:hAnsi="Times Roman"/>
          <w:b/>
          <w:bCs/>
        </w:rPr>
        <w:t>Reliability:</w:t>
      </w:r>
      <w:r>
        <w:rPr>
          <w:rFonts w:ascii="Times Roman" w:hAnsi="Times Roman"/>
        </w:rPr>
        <w:t xml:space="preserve"> The power delivery must be stable. Moving five motors at once draws a lot of current, so the system must run continuously without the microcontroller browning out or resetting.</w:t>
      </w:r>
    </w:p>
    <w:p w14:paraId="7A379A29" w14:textId="77777777" w:rsidR="00B00281" w:rsidRDefault="00B00281">
      <w:pPr>
        <w:pStyle w:val="Body"/>
      </w:pPr>
    </w:p>
    <w:p w14:paraId="4222068A" w14:textId="77777777" w:rsidR="00B00281" w:rsidRDefault="00000000">
      <w:pPr>
        <w:pStyle w:val="Heading3"/>
        <w:spacing w:before="281" w:after="281"/>
      </w:pPr>
      <w:r>
        <w:rPr>
          <w:b/>
          <w:bCs/>
        </w:rPr>
        <w:t>5. System Overview</w:t>
      </w:r>
    </w:p>
    <w:p w14:paraId="2E61A856" w14:textId="77777777" w:rsidR="00B00281" w:rsidRDefault="00000000">
      <w:pPr>
        <w:pStyle w:val="Default"/>
        <w:spacing w:before="0" w:after="240" w:line="240" w:lineRule="auto"/>
        <w:rPr>
          <w:rFonts w:ascii="Times Roman" w:eastAsia="Times Roman" w:hAnsi="Times Roman" w:cs="Times Roman"/>
        </w:rPr>
      </w:pPr>
      <w:r>
        <w:rPr>
          <w:rFonts w:ascii="Times Roman" w:hAnsi="Times Roman"/>
          <w:b/>
          <w:bCs/>
        </w:rPr>
        <w:t>High-level explanation:</w:t>
      </w:r>
      <w:r>
        <w:rPr>
          <w:rFonts w:ascii="Times Roman" w:hAnsi="Times Roman"/>
        </w:rPr>
        <w:t xml:space="preserve"> At its core, the system uses a microcontroller to read environmental data (motion and audio) and translates that data into physical movement and light.</w:t>
      </w:r>
    </w:p>
    <w:p w14:paraId="7383BAAA" w14:textId="77777777" w:rsidR="00B00281" w:rsidRDefault="00000000">
      <w:pPr>
        <w:pStyle w:val="Default"/>
        <w:spacing w:before="0" w:after="240" w:line="240" w:lineRule="auto"/>
        <w:rPr>
          <w:rFonts w:ascii="Times Roman" w:eastAsia="Times Roman" w:hAnsi="Times Roman" w:cs="Times Roman"/>
          <w:u w:color="7F7F7F"/>
        </w:rPr>
      </w:pPr>
      <w:r>
        <w:rPr>
          <w:rFonts w:ascii="Times Roman" w:hAnsi="Times Roman"/>
          <w:b/>
          <w:bCs/>
        </w:rPr>
        <w:t>What are the main parts?</w:t>
      </w:r>
      <w:r>
        <w:rPr>
          <w:rFonts w:ascii="Times Roman" w:hAnsi="Times Roman"/>
        </w:rPr>
        <w:t xml:space="preserve"> The "brain" is an ESP32 development board. The "senses" are a PIR motion sensor and a digital sound sensor. The "muscles" are five micro servo motors controlling the eyelids, eyeballs, and neck. Finally, a </w:t>
      </w:r>
      <w:proofErr w:type="spellStart"/>
      <w:r>
        <w:rPr>
          <w:rFonts w:ascii="Times Roman" w:hAnsi="Times Roman"/>
        </w:rPr>
        <w:t>NeoPixel</w:t>
      </w:r>
      <w:proofErr w:type="spellEnd"/>
      <w:r>
        <w:rPr>
          <w:rFonts w:ascii="Times Roman" w:hAnsi="Times Roman"/>
        </w:rPr>
        <w:t xml:space="preserve"> LED strip provides visual feedback.</w:t>
      </w:r>
    </w:p>
    <w:p w14:paraId="1F9CFA48" w14:textId="77777777" w:rsidR="00B00281" w:rsidRDefault="00B00281">
      <w:pPr>
        <w:pStyle w:val="Body"/>
      </w:pPr>
    </w:p>
    <w:p w14:paraId="643A4CA2" w14:textId="77777777" w:rsidR="00B00281" w:rsidRDefault="00000000">
      <w:pPr>
        <w:pStyle w:val="Heading3"/>
        <w:spacing w:before="281" w:after="281"/>
      </w:pPr>
      <w:r>
        <w:rPr>
          <w:b/>
          <w:bCs/>
        </w:rPr>
        <w:lastRenderedPageBreak/>
        <w:t>6. High-Level Block Diagram</w:t>
      </w:r>
    </w:p>
    <w:p w14:paraId="2B9AD0B3" w14:textId="7232FF36" w:rsidR="00B00281" w:rsidRDefault="00000000">
      <w:pPr>
        <w:pStyle w:val="Body"/>
        <w:spacing w:before="240" w:after="240"/>
        <w:rPr>
          <w:i/>
          <w:iCs/>
          <w:color w:val="7F7F7F"/>
          <w:u w:color="7F7F7F"/>
        </w:rPr>
      </w:pPr>
      <w:del w:id="6" w:author="Sayandip Samanta" w:date="2026-04-20T06:09:00Z" w16du:dateUtc="2026-04-20T00:39:00Z">
        <w:r w:rsidDel="00AD67EA">
          <w:rPr>
            <w:color w:val="7F7F7F"/>
            <w:u w:color="7F7F7F"/>
            <w:lang w:val="ja-JP" w:eastAsia="ja-JP"/>
          </w:rPr>
          <w:delText xml:space="preserve">👉 </w:delText>
        </w:r>
      </w:del>
      <w:ins w:id="7" w:author="Sayandip Samanta" w:date="2026-04-20T06:09:00Z" w16du:dateUtc="2026-04-20T00:39:00Z">
        <w:r w:rsidR="00AD67EA">
          <w:rPr>
            <w:i/>
            <w:iCs/>
            <w:noProof/>
            <w:color w:val="7F7F7F"/>
            <w:u w:color="7F7F7F"/>
            <w14:textOutline w14:w="0" w14:cap="rnd" w14:cmpd="sng" w14:algn="ctr">
              <w14:noFill/>
              <w14:prstDash w14:val="solid"/>
              <w14:bevel/>
            </w14:textOutline>
          </w:rPr>
          <w:drawing>
            <wp:inline distT="0" distB="0" distL="0" distR="0" wp14:anchorId="2975A76A" wp14:editId="41D270A7">
              <wp:extent cx="5943600" cy="3956050"/>
              <wp:effectExtent l="0" t="0" r="0" b="6350"/>
              <wp:docPr id="83817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79938" name="Picture 838179938"/>
                      <pic:cNvPicPr/>
                    </pic:nvPicPr>
                    <pic:blipFill>
                      <a:blip r:embed="rId9">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ins>
      <w:del w:id="8" w:author="Sayandip Samanta" w:date="2026-04-20T06:09:00Z" w16du:dateUtc="2026-04-20T00:39:00Z">
        <w:r w:rsidDel="00AD67EA">
          <w:rPr>
            <w:i/>
            <w:iCs/>
            <w:color w:val="7F7F7F"/>
            <w:u w:color="7F7F7F"/>
          </w:rPr>
          <w:delText>Visual diagram of system components and flow</w:delText>
        </w:r>
      </w:del>
    </w:p>
    <w:p w14:paraId="6D452171" w14:textId="77777777" w:rsidR="00B00281" w:rsidRDefault="00B00281">
      <w:pPr>
        <w:pStyle w:val="Body"/>
      </w:pPr>
    </w:p>
    <w:p w14:paraId="1020D1A8" w14:textId="77777777" w:rsidR="00B00281" w:rsidRDefault="00000000">
      <w:pPr>
        <w:pStyle w:val="Heading3"/>
        <w:spacing w:before="281" w:after="281"/>
        <w:rPr>
          <w:b/>
          <w:bCs/>
        </w:rPr>
      </w:pPr>
      <w:r>
        <w:rPr>
          <w:b/>
          <w:bCs/>
        </w:rPr>
        <w:t>7. Input / Output Mapping</w:t>
      </w:r>
    </w:p>
    <w:p w14:paraId="5617D932" w14:textId="77777777" w:rsidR="00B00281" w:rsidRDefault="00B00281">
      <w:pPr>
        <w:pStyle w:val="Default"/>
        <w:spacing w:before="0" w:line="240" w:lineRule="auto"/>
        <w:rPr>
          <w:rFonts w:ascii="Aptos Display" w:eastAsia="Aptos Display" w:hAnsi="Aptos Display" w:cs="Aptos Display"/>
          <w:b/>
          <w:bCs/>
        </w:rPr>
      </w:pPr>
    </w:p>
    <w:p w14:paraId="6BF431B9" w14:textId="77777777" w:rsidR="00B00281" w:rsidRDefault="00B00281">
      <w:pPr>
        <w:pStyle w:val="Default"/>
        <w:spacing w:before="0" w:line="240" w:lineRule="auto"/>
        <w:rPr>
          <w:rFonts w:ascii="Aptos Display" w:eastAsia="Aptos Display" w:hAnsi="Aptos Display" w:cs="Aptos Display"/>
          <w:b/>
          <w:bCs/>
        </w:rPr>
      </w:pPr>
    </w:p>
    <w:p w14:paraId="122468E4" w14:textId="77777777" w:rsidR="00B00281" w:rsidRDefault="00B00281">
      <w:pPr>
        <w:pStyle w:val="Default"/>
        <w:spacing w:before="0" w:line="240" w:lineRule="auto"/>
        <w:rPr>
          <w:rFonts w:ascii="Aptos Display" w:eastAsia="Aptos Display" w:hAnsi="Aptos Display" w:cs="Aptos Display"/>
          <w:b/>
          <w:bCs/>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707"/>
        <w:gridCol w:w="3409"/>
        <w:gridCol w:w="3244"/>
      </w:tblGrid>
      <w:tr w:rsidR="00B00281" w14:paraId="4B9B223D" w14:textId="77777777">
        <w:trPr>
          <w:trHeight w:val="360"/>
        </w:trPr>
        <w:tc>
          <w:tcPr>
            <w:tcW w:w="2707"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19D8AED9" w14:textId="77777777" w:rsidR="00B00281" w:rsidRDefault="00000000">
            <w:pPr>
              <w:suppressAutoHyphens/>
              <w:outlineLvl w:val="0"/>
            </w:pPr>
            <w:r>
              <w:rPr>
                <w:rFonts w:ascii="Aptos Display" w:eastAsia="Aptos Display" w:hAnsi="Aptos Display" w:cs="Aptos Display"/>
                <w:b/>
                <w:bCs/>
                <w:color w:val="000000"/>
                <w14:textOutline w14:w="12700" w14:cap="flat" w14:cmpd="sng" w14:algn="ctr">
                  <w14:noFill/>
                  <w14:prstDash w14:val="solid"/>
                  <w14:miter w14:lim="400000"/>
                </w14:textOutline>
              </w:rPr>
              <w:t>Input</w:t>
            </w:r>
          </w:p>
        </w:tc>
        <w:tc>
          <w:tcPr>
            <w:tcW w:w="3408"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28B88144" w14:textId="77777777" w:rsidR="00B00281" w:rsidRDefault="00000000">
            <w:pPr>
              <w:suppressAutoHyphens/>
              <w:outlineLvl w:val="0"/>
            </w:pPr>
            <w:r>
              <w:rPr>
                <w:rFonts w:ascii="Aptos Display" w:eastAsia="Aptos Display" w:hAnsi="Aptos Display" w:cs="Aptos Display"/>
                <w:b/>
                <w:bCs/>
                <w:color w:val="000000"/>
                <w14:textOutline w14:w="12700" w14:cap="flat" w14:cmpd="sng" w14:algn="ctr">
                  <w14:noFill/>
                  <w14:prstDash w14:val="solid"/>
                  <w14:miter w14:lim="400000"/>
                </w14:textOutline>
              </w:rPr>
              <w:t>Process</w:t>
            </w:r>
          </w:p>
        </w:tc>
        <w:tc>
          <w:tcPr>
            <w:tcW w:w="3243"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4943DDA7" w14:textId="77777777" w:rsidR="00B00281" w:rsidRDefault="00000000">
            <w:pPr>
              <w:suppressAutoHyphens/>
              <w:outlineLvl w:val="0"/>
            </w:pPr>
            <w:r>
              <w:rPr>
                <w:rFonts w:ascii="Aptos Display" w:eastAsia="Aptos Display" w:hAnsi="Aptos Display" w:cs="Aptos Display"/>
                <w:b/>
                <w:bCs/>
                <w:color w:val="000000"/>
                <w14:textOutline w14:w="12700" w14:cap="flat" w14:cmpd="sng" w14:algn="ctr">
                  <w14:noFill/>
                  <w14:prstDash w14:val="solid"/>
                  <w14:miter w14:lim="400000"/>
                </w14:textOutline>
              </w:rPr>
              <w:t>Output</w:t>
            </w:r>
          </w:p>
        </w:tc>
      </w:tr>
      <w:tr w:rsidR="00B00281" w14:paraId="6602E51C" w14:textId="77777777">
        <w:trPr>
          <w:trHeight w:val="860"/>
        </w:trPr>
        <w:tc>
          <w:tcPr>
            <w:tcW w:w="2707"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197D5E72" w14:textId="77777777" w:rsidR="00B00281" w:rsidRDefault="00000000">
            <w:pPr>
              <w:suppressAutoHyphens/>
              <w:outlineLvl w:val="0"/>
            </w:pPr>
            <w:proofErr w:type="gramStart"/>
            <w:r>
              <w:rPr>
                <w:rFonts w:ascii="Aptos Display" w:eastAsia="Aptos Display" w:hAnsi="Aptos Display" w:cs="Aptos Display"/>
                <w:b/>
                <w:bCs/>
                <w:color w:val="000000"/>
                <w:lang w:val="de-DE"/>
                <w14:textOutline w14:w="12700" w14:cap="flat" w14:cmpd="sng" w14:algn="ctr">
                  <w14:noFill/>
                  <w14:prstDash w14:val="solid"/>
                  <w14:miter w14:lim="400000"/>
                </w14:textOutline>
              </w:rPr>
              <w:t>PIR Sensor</w:t>
            </w:r>
            <w:proofErr w:type="gramEnd"/>
            <w:r>
              <w:rPr>
                <w:rFonts w:ascii="Aptos Display" w:eastAsia="Aptos Display" w:hAnsi="Aptos Display" w:cs="Aptos Display"/>
                <w:b/>
                <w:bCs/>
                <w:color w:val="000000"/>
                <w:lang w:val="de-DE"/>
                <w14:textOutline w14:w="12700" w14:cap="flat" w14:cmpd="sng" w14:algn="ctr">
                  <w14:noFill/>
                  <w14:prstDash w14:val="solid"/>
                  <w14:miter w14:lim="400000"/>
                </w14:textOutline>
              </w:rPr>
              <w:t>:</w:t>
            </w:r>
            <w:r>
              <w:rPr>
                <w:rFonts w:ascii="Aptos Display" w:eastAsia="Aptos Display" w:hAnsi="Aptos Display" w:cs="Aptos Display"/>
                <w:color w:val="000000"/>
                <w14:textOutline w14:w="12700" w14:cap="flat" w14:cmpd="sng" w14:algn="ctr">
                  <w14:noFill/>
                  <w14:prstDash w14:val="solid"/>
                  <w14:miter w14:lim="400000"/>
                </w14:textOutline>
              </w:rPr>
              <w:t xml:space="preserve"> Detects thermal infrared shifts (human movement) in front of the robot.</w:t>
            </w:r>
          </w:p>
        </w:tc>
        <w:tc>
          <w:tcPr>
            <w:tcW w:w="3408"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799CFE8C" w14:textId="77777777" w:rsidR="00B00281" w:rsidRDefault="00000000">
            <w:pPr>
              <w:suppressAutoHyphens/>
              <w:outlineLvl w:val="0"/>
            </w:pPr>
            <w:r>
              <w:rPr>
                <w:rFonts w:ascii="Aptos Display" w:eastAsia="Aptos Display" w:hAnsi="Aptos Display" w:cs="Aptos Display"/>
                <w:color w:val="000000"/>
                <w14:textOutline w14:w="12700" w14:cap="flat" w14:cmpd="sng" w14:algn="ctr">
                  <w14:noFill/>
                  <w14:prstDash w14:val="solid"/>
                  <w14:miter w14:lim="400000"/>
                </w14:textOutline>
              </w:rPr>
              <w:t>ESP32 interrupts idle state, resets the system timer, and triggers the primary "Wake" function.</w:t>
            </w:r>
          </w:p>
        </w:tc>
        <w:tc>
          <w:tcPr>
            <w:tcW w:w="3243"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16DE3779" w14:textId="77777777" w:rsidR="00B00281" w:rsidRDefault="00000000">
            <w:pPr>
              <w:suppressAutoHyphens/>
              <w:outlineLvl w:val="0"/>
            </w:pPr>
            <w:r>
              <w:rPr>
                <w:rFonts w:ascii="Aptos Display" w:eastAsia="Aptos Display" w:hAnsi="Aptos Display" w:cs="Aptos Display"/>
                <w:b/>
                <w:bCs/>
                <w:color w:val="000000"/>
                <w14:textOutline w14:w="12700" w14:cap="flat" w14:cmpd="sng" w14:algn="ctr">
                  <w14:noFill/>
                  <w14:prstDash w14:val="solid"/>
                  <w14:miter w14:lim="400000"/>
                </w14:textOutline>
              </w:rPr>
              <w:t>Eyelid Servos:</w:t>
            </w:r>
            <w:r>
              <w:rPr>
                <w:rFonts w:ascii="Aptos Display" w:eastAsia="Aptos Display" w:hAnsi="Aptos Display" w:cs="Aptos Display"/>
                <w:color w:val="000000"/>
                <w14:textOutline w14:w="12700" w14:cap="flat" w14:cmpd="sng" w14:algn="ctr">
                  <w14:noFill/>
                  <w14:prstDash w14:val="solid"/>
                  <w14:miter w14:lim="400000"/>
                </w14:textOutline>
              </w:rPr>
              <w:t xml:space="preserve"> Rotate to 102</w:t>
            </w:r>
            <w:r>
              <w:rPr>
                <w:rFonts w:ascii="Aptos Display" w:eastAsia="Aptos Display" w:hAnsi="Aptos Display" w:cs="Aptos Display"/>
                <w:color w:val="000000"/>
                <w:lang w:val="it-IT"/>
                <w14:textOutline w14:w="12700" w14:cap="flat" w14:cmpd="sng" w14:algn="ctr">
                  <w14:noFill/>
                  <w14:prstDash w14:val="solid"/>
                  <w14:miter w14:lim="400000"/>
                </w14:textOutline>
              </w:rPr>
              <w:t xml:space="preserve">° </w:t>
            </w:r>
            <w:r>
              <w:rPr>
                <w:rFonts w:ascii="Aptos Display" w:eastAsia="Aptos Display" w:hAnsi="Aptos Display" w:cs="Aptos Display"/>
                <w:color w:val="000000"/>
                <w:lang w:val="nl-NL"/>
                <w14:textOutline w14:w="12700" w14:cap="flat" w14:cmpd="sng" w14:algn="ctr">
                  <w14:noFill/>
                  <w14:prstDash w14:val="solid"/>
                  <w14:miter w14:lim="400000"/>
                </w14:textOutline>
              </w:rPr>
              <w:t xml:space="preserve">(Open). </w:t>
            </w:r>
            <w:r>
              <w:rPr>
                <w:rFonts w:ascii="Aptos Display" w:eastAsia="Aptos Display" w:hAnsi="Aptos Display" w:cs="Aptos Display"/>
                <w:b/>
                <w:bCs/>
                <w:color w:val="000000"/>
                <w14:textOutline w14:w="12700" w14:cap="flat" w14:cmpd="sng" w14:algn="ctr">
                  <w14:noFill/>
                  <w14:prstDash w14:val="solid"/>
                  <w14:miter w14:lim="400000"/>
                </w14:textOutline>
              </w:rPr>
              <w:t>Eyeball Servos:</w:t>
            </w:r>
            <w:r>
              <w:rPr>
                <w:rFonts w:ascii="Aptos Display" w:eastAsia="Aptos Display" w:hAnsi="Aptos Display" w:cs="Aptos Display"/>
                <w:color w:val="000000"/>
                <w14:textOutline w14:w="12700" w14:cap="flat" w14:cmpd="sng" w14:algn="ctr">
                  <w14:noFill/>
                  <w14:prstDash w14:val="solid"/>
                  <w14:miter w14:lim="400000"/>
                </w14:textOutline>
              </w:rPr>
              <w:t xml:space="preserve"> Begin horizontal scanning sequence.</w:t>
            </w:r>
          </w:p>
        </w:tc>
      </w:tr>
      <w:tr w:rsidR="00B00281" w14:paraId="5D455429" w14:textId="77777777">
        <w:trPr>
          <w:trHeight w:val="860"/>
        </w:trPr>
        <w:tc>
          <w:tcPr>
            <w:tcW w:w="2707"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181C604E" w14:textId="77777777" w:rsidR="00B00281" w:rsidRDefault="00000000">
            <w:pPr>
              <w:suppressAutoHyphens/>
              <w:outlineLvl w:val="0"/>
            </w:pPr>
            <w:r>
              <w:rPr>
                <w:rFonts w:ascii="Aptos Display" w:eastAsia="Aptos Display" w:hAnsi="Aptos Display" w:cs="Aptos Display"/>
                <w:b/>
                <w:bCs/>
                <w:color w:val="000000"/>
                <w14:textOutline w14:w="12700" w14:cap="flat" w14:cmpd="sng" w14:algn="ctr">
                  <w14:noFill/>
                  <w14:prstDash w14:val="solid"/>
                  <w14:miter w14:lim="400000"/>
                </w14:textOutline>
              </w:rPr>
              <w:t>Sound Sensor:</w:t>
            </w:r>
            <w:r>
              <w:rPr>
                <w:rFonts w:ascii="Aptos Display" w:eastAsia="Aptos Display" w:hAnsi="Aptos Display" w:cs="Aptos Display"/>
                <w:color w:val="000000"/>
                <w14:textOutline w14:w="12700" w14:cap="flat" w14:cmpd="sng" w14:algn="ctr">
                  <w14:noFill/>
                  <w14:prstDash w14:val="solid"/>
                  <w14:miter w14:lim="400000"/>
                </w14:textOutline>
              </w:rPr>
              <w:t xml:space="preserve"> Captures a sudden decibel spike (claps, voices, or footsteps).</w:t>
            </w:r>
          </w:p>
        </w:tc>
        <w:tc>
          <w:tcPr>
            <w:tcW w:w="3408"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13A750DA" w14:textId="77777777" w:rsidR="00B00281" w:rsidRDefault="00000000">
            <w:pPr>
              <w:suppressAutoHyphens/>
              <w:outlineLvl w:val="0"/>
            </w:pPr>
            <w:r>
              <w:rPr>
                <w:rFonts w:ascii="Aptos Display" w:eastAsia="Aptos Display" w:hAnsi="Aptos Display" w:cs="Aptos Display"/>
                <w:color w:val="000000"/>
                <w14:textOutline w14:w="12700" w14:cap="flat" w14:cmpd="sng" w14:algn="ctr">
                  <w14:noFill/>
                  <w14:prstDash w14:val="solid"/>
                  <w14:miter w14:lim="400000"/>
                </w14:textOutline>
              </w:rPr>
              <w:t>The controller checks if the system is currently "Active." If true, it initiates the head-turning subroutine.</w:t>
            </w:r>
          </w:p>
        </w:tc>
        <w:tc>
          <w:tcPr>
            <w:tcW w:w="3243" w:type="dxa"/>
            <w:tcBorders>
              <w:top w:val="single" w:sz="8" w:space="0" w:color="FFFFFF"/>
              <w:left w:val="single" w:sz="8" w:space="0" w:color="FFFFFF"/>
              <w:bottom w:val="single" w:sz="8" w:space="0" w:color="FFFFFF"/>
              <w:right w:val="single" w:sz="8" w:space="0" w:color="FFFFFF"/>
            </w:tcBorders>
            <w:shd w:val="clear" w:color="auto" w:fill="CAD1D7"/>
            <w:tcMar>
              <w:top w:w="20" w:type="dxa"/>
              <w:left w:w="20" w:type="dxa"/>
              <w:bottom w:w="20" w:type="dxa"/>
              <w:right w:w="20" w:type="dxa"/>
            </w:tcMar>
            <w:vAlign w:val="center"/>
          </w:tcPr>
          <w:p w14:paraId="14D57DBC" w14:textId="77777777" w:rsidR="00B00281" w:rsidRDefault="00000000">
            <w:pPr>
              <w:suppressAutoHyphens/>
              <w:outlineLvl w:val="0"/>
            </w:pPr>
            <w:r>
              <w:rPr>
                <w:rFonts w:ascii="Aptos Display" w:eastAsia="Aptos Display" w:hAnsi="Aptos Display" w:cs="Aptos Display"/>
                <w:b/>
                <w:bCs/>
                <w:color w:val="000000"/>
                <w14:textOutline w14:w="12700" w14:cap="flat" w14:cmpd="sng" w14:algn="ctr">
                  <w14:noFill/>
                  <w14:prstDash w14:val="solid"/>
                  <w14:miter w14:lim="400000"/>
                </w14:textOutline>
              </w:rPr>
              <w:t>Head Servo:</w:t>
            </w:r>
            <w:r>
              <w:rPr>
                <w:rFonts w:ascii="Aptos Display" w:eastAsia="Aptos Display" w:hAnsi="Aptos Display" w:cs="Aptos Display"/>
                <w:color w:val="000000"/>
                <w14:textOutline w14:w="12700" w14:cap="flat" w14:cmpd="sng" w14:algn="ctr">
                  <w14:noFill/>
                  <w14:prstDash w14:val="solid"/>
                  <w14:miter w14:lim="400000"/>
                </w14:textOutline>
              </w:rPr>
              <w:t xml:space="preserve"> Snaps to the left/right position. </w:t>
            </w:r>
            <w:proofErr w:type="spellStart"/>
            <w:r>
              <w:rPr>
                <w:rFonts w:ascii="Aptos Display" w:eastAsia="Aptos Display" w:hAnsi="Aptos Display" w:cs="Aptos Display"/>
                <w:b/>
                <w:bCs/>
                <w:color w:val="000000"/>
                <w:lang w:val="it-IT"/>
                <w14:textOutline w14:w="12700" w14:cap="flat" w14:cmpd="sng" w14:algn="ctr">
                  <w14:noFill/>
                  <w14:prstDash w14:val="solid"/>
                  <w14:miter w14:lim="400000"/>
                </w14:textOutline>
              </w:rPr>
              <w:t>NeoPixels</w:t>
            </w:r>
            <w:proofErr w:type="spellEnd"/>
            <w:r>
              <w:rPr>
                <w:rFonts w:ascii="Aptos Display" w:eastAsia="Aptos Display" w:hAnsi="Aptos Display" w:cs="Aptos Display"/>
                <w:b/>
                <w:bCs/>
                <w:color w:val="000000"/>
                <w:lang w:val="it-IT"/>
                <w14:textOutline w14:w="12700" w14:cap="flat" w14:cmpd="sng" w14:algn="ctr">
                  <w14:noFill/>
                  <w14:prstDash w14:val="solid"/>
                  <w14:miter w14:lim="400000"/>
                </w14:textOutline>
              </w:rPr>
              <w:t>:</w:t>
            </w:r>
            <w:r>
              <w:rPr>
                <w:rFonts w:ascii="Aptos Display" w:eastAsia="Aptos Display" w:hAnsi="Aptos Display" w:cs="Aptos Display"/>
                <w:color w:val="000000"/>
                <w14:textOutline w14:w="12700" w14:cap="flat" w14:cmpd="sng" w14:algn="ctr">
                  <w14:noFill/>
                  <w14:prstDash w14:val="solid"/>
                  <w14:miter w14:lim="400000"/>
                </w14:textOutline>
              </w:rPr>
              <w:t xml:space="preserve"> Trigger a high-intensity green pulse pattern.</w:t>
            </w:r>
          </w:p>
        </w:tc>
      </w:tr>
      <w:tr w:rsidR="00B00281" w14:paraId="216C4270" w14:textId="77777777">
        <w:trPr>
          <w:trHeight w:val="860"/>
        </w:trPr>
        <w:tc>
          <w:tcPr>
            <w:tcW w:w="2707"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47BA91F2" w14:textId="77777777" w:rsidR="00B00281" w:rsidRDefault="00000000">
            <w:pPr>
              <w:suppressAutoHyphens/>
              <w:outlineLvl w:val="0"/>
            </w:pPr>
            <w:proofErr w:type="gramStart"/>
            <w:r>
              <w:rPr>
                <w:rFonts w:ascii="Aptos Display" w:eastAsia="Aptos Display" w:hAnsi="Aptos Display" w:cs="Aptos Display"/>
                <w:b/>
                <w:bCs/>
                <w:color w:val="000000"/>
                <w:lang w:val="de-DE"/>
                <w14:textOutline w14:w="12700" w14:cap="flat" w14:cmpd="sng" w14:algn="ctr">
                  <w14:noFill/>
                  <w14:prstDash w14:val="solid"/>
                  <w14:miter w14:lim="400000"/>
                </w14:textOutline>
              </w:rPr>
              <w:lastRenderedPageBreak/>
              <w:t>PIR Signal</w:t>
            </w:r>
            <w:proofErr w:type="gramEnd"/>
            <w:r>
              <w:rPr>
                <w:rFonts w:ascii="Aptos Display" w:eastAsia="Aptos Display" w:hAnsi="Aptos Display" w:cs="Aptos Display"/>
                <w:b/>
                <w:bCs/>
                <w:color w:val="000000"/>
                <w:lang w:val="de-DE"/>
                <w14:textOutline w14:w="12700" w14:cap="flat" w14:cmpd="sng" w14:algn="ctr">
                  <w14:noFill/>
                  <w14:prstDash w14:val="solid"/>
                  <w14:miter w14:lim="400000"/>
                </w14:textOutline>
              </w:rPr>
              <w:t xml:space="preserve"> (LOW):</w:t>
            </w:r>
            <w:r>
              <w:rPr>
                <w:rFonts w:ascii="Aptos Display" w:eastAsia="Aptos Display" w:hAnsi="Aptos Display" w:cs="Aptos Display"/>
                <w:color w:val="000000"/>
                <w14:textOutline w14:w="12700" w14:cap="flat" w14:cmpd="sng" w14:algn="ctr">
                  <w14:noFill/>
                  <w14:prstDash w14:val="solid"/>
                  <w14:miter w14:lim="400000"/>
                </w14:textOutline>
              </w:rPr>
              <w:t xml:space="preserve"> No infrared motion detected for a continuous duration.</w:t>
            </w:r>
          </w:p>
        </w:tc>
        <w:tc>
          <w:tcPr>
            <w:tcW w:w="3408"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5B7DBDB7" w14:textId="77777777" w:rsidR="00B00281" w:rsidRDefault="00000000">
            <w:pPr>
              <w:suppressAutoHyphens/>
              <w:outlineLvl w:val="0"/>
            </w:pPr>
            <w:r>
              <w:rPr>
                <w:rFonts w:ascii="Aptos Display" w:eastAsia="Aptos Display" w:hAnsi="Aptos Display" w:cs="Aptos Display"/>
                <w:color w:val="000000"/>
                <w14:textOutline w14:w="12700" w14:cap="flat" w14:cmpd="sng" w14:algn="ctr">
                  <w14:noFill/>
                  <w14:prstDash w14:val="solid"/>
                  <w14:miter w14:lim="400000"/>
                </w14:textOutline>
              </w:rPr>
              <w:t>Software calculates the time delta. If no motion is logged for &gt;60 seconds, it shuts down active processes.</w:t>
            </w:r>
          </w:p>
        </w:tc>
        <w:tc>
          <w:tcPr>
            <w:tcW w:w="3243" w:type="dxa"/>
            <w:tcBorders>
              <w:top w:val="single" w:sz="8" w:space="0" w:color="FFFFFF"/>
              <w:left w:val="single" w:sz="8" w:space="0" w:color="FFFFFF"/>
              <w:bottom w:val="single" w:sz="8" w:space="0" w:color="FFFFFF"/>
              <w:right w:val="single" w:sz="8" w:space="0" w:color="FFFFFF"/>
            </w:tcBorders>
            <w:shd w:val="clear" w:color="auto" w:fill="E6E9EC"/>
            <w:tcMar>
              <w:top w:w="20" w:type="dxa"/>
              <w:left w:w="20" w:type="dxa"/>
              <w:bottom w:w="20" w:type="dxa"/>
              <w:right w:w="20" w:type="dxa"/>
            </w:tcMar>
            <w:vAlign w:val="center"/>
          </w:tcPr>
          <w:p w14:paraId="01E3F64B" w14:textId="77777777" w:rsidR="00B00281" w:rsidRDefault="00000000">
            <w:pPr>
              <w:suppressAutoHyphens/>
              <w:outlineLvl w:val="0"/>
            </w:pPr>
            <w:proofErr w:type="spellStart"/>
            <w:r>
              <w:rPr>
                <w:rFonts w:ascii="Aptos Display" w:eastAsia="Aptos Display" w:hAnsi="Aptos Display" w:cs="Aptos Display"/>
                <w:b/>
                <w:bCs/>
                <w:color w:val="000000"/>
                <w:lang w:val="it-IT"/>
                <w14:textOutline w14:w="12700" w14:cap="flat" w14:cmpd="sng" w14:algn="ctr">
                  <w14:noFill/>
                  <w14:prstDash w14:val="solid"/>
                  <w14:miter w14:lim="400000"/>
                </w14:textOutline>
              </w:rPr>
              <w:t>NeoPixels</w:t>
            </w:r>
            <w:proofErr w:type="spellEnd"/>
            <w:r>
              <w:rPr>
                <w:rFonts w:ascii="Aptos Display" w:eastAsia="Aptos Display" w:hAnsi="Aptos Display" w:cs="Aptos Display"/>
                <w:b/>
                <w:bCs/>
                <w:color w:val="000000"/>
                <w:lang w:val="it-IT"/>
                <w14:textOutline w14:w="12700" w14:cap="flat" w14:cmpd="sng" w14:algn="ctr">
                  <w14:noFill/>
                  <w14:prstDash w14:val="solid"/>
                  <w14:miter w14:lim="400000"/>
                </w14:textOutline>
              </w:rPr>
              <w:t>:</w:t>
            </w:r>
            <w:r>
              <w:rPr>
                <w:rFonts w:ascii="Aptos Display" w:eastAsia="Aptos Display" w:hAnsi="Aptos Display" w:cs="Aptos Display"/>
                <w:color w:val="000000"/>
                <w14:textOutline w14:w="12700" w14:cap="flat" w14:cmpd="sng" w14:algn="ctr">
                  <w14:noFill/>
                  <w14:prstDash w14:val="solid"/>
                  <w14:miter w14:lim="400000"/>
                </w14:textOutline>
              </w:rPr>
              <w:t xml:space="preserve"> Power down. </w:t>
            </w:r>
            <w:proofErr w:type="spellStart"/>
            <w:r>
              <w:rPr>
                <w:rFonts w:ascii="Aptos Display" w:eastAsia="Aptos Display" w:hAnsi="Aptos Display" w:cs="Aptos Display"/>
                <w:b/>
                <w:bCs/>
                <w:color w:val="000000"/>
                <w:lang w:val="pt-PT"/>
                <w14:textOutline w14:w="12700" w14:cap="flat" w14:cmpd="sng" w14:algn="ctr">
                  <w14:noFill/>
                  <w14:prstDash w14:val="solid"/>
                  <w14:miter w14:lim="400000"/>
                </w14:textOutline>
              </w:rPr>
              <w:t>All</w:t>
            </w:r>
            <w:proofErr w:type="spellEnd"/>
            <w:r>
              <w:rPr>
                <w:rFonts w:ascii="Aptos Display" w:eastAsia="Aptos Display" w:hAnsi="Aptos Display" w:cs="Aptos Display"/>
                <w:b/>
                <w:bCs/>
                <w:color w:val="000000"/>
                <w:lang w:val="pt-PT"/>
                <w14:textOutline w14:w="12700" w14:cap="flat" w14:cmpd="sng" w14:algn="ctr">
                  <w14:noFill/>
                  <w14:prstDash w14:val="solid"/>
                  <w14:miter w14:lim="400000"/>
                </w14:textOutline>
              </w:rPr>
              <w:t xml:space="preserve"> </w:t>
            </w:r>
            <w:proofErr w:type="gramStart"/>
            <w:r>
              <w:rPr>
                <w:rFonts w:ascii="Aptos Display" w:eastAsia="Aptos Display" w:hAnsi="Aptos Display" w:cs="Aptos Display"/>
                <w:b/>
                <w:bCs/>
                <w:color w:val="000000"/>
                <w:lang w:val="pt-PT"/>
                <w14:textOutline w14:w="12700" w14:cap="flat" w14:cmpd="sng" w14:algn="ctr">
                  <w14:noFill/>
                  <w14:prstDash w14:val="solid"/>
                  <w14:miter w14:lim="400000"/>
                </w14:textOutline>
              </w:rPr>
              <w:t>Servos:</w:t>
            </w:r>
            <w:r>
              <w:rPr>
                <w:rFonts w:ascii="Aptos Display" w:eastAsia="Aptos Display" w:hAnsi="Aptos Display" w:cs="Aptos Display"/>
                <w:color w:val="000000"/>
                <w14:textOutline w14:w="12700" w14:cap="flat" w14:cmpd="sng" w14:algn="ctr">
                  <w14:noFill/>
                  <w14:prstDash w14:val="solid"/>
                  <w14:miter w14:lim="400000"/>
                </w14:textOutline>
              </w:rPr>
              <w:t>Return</w:t>
            </w:r>
            <w:proofErr w:type="gramEnd"/>
            <w:r>
              <w:rPr>
                <w:rFonts w:ascii="Aptos Display" w:eastAsia="Aptos Display" w:hAnsi="Aptos Display" w:cs="Aptos Display"/>
                <w:color w:val="000000"/>
                <w14:textOutline w14:w="12700" w14:cap="flat" w14:cmpd="sng" w14:algn="ctr">
                  <w14:noFill/>
                  <w14:prstDash w14:val="solid"/>
                  <w14:miter w14:lim="400000"/>
                </w14:textOutline>
              </w:rPr>
              <w:t xml:space="preserve"> to default "Rest" angles (Lids closed, Head centered).</w:t>
            </w:r>
          </w:p>
        </w:tc>
      </w:tr>
    </w:tbl>
    <w:p w14:paraId="513D7617" w14:textId="77777777" w:rsidR="00B00281" w:rsidRDefault="00B00281">
      <w:pPr>
        <w:pStyle w:val="Default"/>
        <w:spacing w:before="0" w:line="240" w:lineRule="auto"/>
        <w:rPr>
          <w:rFonts w:ascii="Aptos Display" w:eastAsia="Aptos Display" w:hAnsi="Aptos Display" w:cs="Aptos Display"/>
          <w:b/>
          <w:bCs/>
        </w:rPr>
      </w:pPr>
    </w:p>
    <w:p w14:paraId="3DE83210" w14:textId="77777777" w:rsidR="00B00281" w:rsidRDefault="00B00281">
      <w:pPr>
        <w:pStyle w:val="Default"/>
        <w:spacing w:before="0" w:line="240" w:lineRule="auto"/>
        <w:rPr>
          <w:rFonts w:ascii="Helvetica" w:eastAsia="Helvetica" w:hAnsi="Helvetica" w:cs="Helvetica"/>
        </w:rPr>
      </w:pPr>
    </w:p>
    <w:p w14:paraId="0FD56443" w14:textId="77777777" w:rsidR="00B00281" w:rsidRDefault="00B00281">
      <w:pPr>
        <w:pStyle w:val="Body"/>
      </w:pPr>
    </w:p>
    <w:p w14:paraId="087406A8" w14:textId="77777777" w:rsidR="00B00281" w:rsidRDefault="00000000">
      <w:pPr>
        <w:pStyle w:val="Heading3"/>
        <w:spacing w:before="281" w:after="281"/>
      </w:pPr>
      <w:r>
        <w:rPr>
          <w:b/>
          <w:bCs/>
        </w:rPr>
        <w:t>8. Sketches &amp; Concepts</w:t>
      </w:r>
    </w:p>
    <w:p w14:paraId="663003DD" w14:textId="097E9F6A" w:rsidR="00B00281" w:rsidRPr="00383E1C" w:rsidRDefault="00383E1C">
      <w:pPr>
        <w:rPr>
          <w:i/>
          <w:iCs/>
          <w:color w:val="7F7F7F"/>
          <w:rPrChange w:id="9" w:author="Sayandip Samanta" w:date="2026-04-20T07:01:00Z" w16du:dateUtc="2026-04-20T01:31:00Z">
            <w:rPr/>
          </w:rPrChange>
        </w:rPr>
        <w:pPrChange w:id="10" w:author="Sayandip Samanta" w:date="2026-04-20T07:01:00Z" w16du:dateUtc="2026-04-20T01:31:00Z">
          <w:pPr>
            <w:pStyle w:val="ListParagraph"/>
            <w:numPr>
              <w:numId w:val="6"/>
            </w:numPr>
            <w:spacing w:after="0"/>
            <w:ind w:hanging="360"/>
          </w:pPr>
        </w:pPrChange>
      </w:pPr>
      <w:ins w:id="11" w:author="Sayandip Samanta" w:date="2026-04-20T06:59:00Z" w16du:dateUtc="2026-04-20T01:29:00Z">
        <w:r>
          <w:rPr>
            <w:noProof/>
            <w:u w:color="7F7F7F"/>
          </w:rPr>
          <w:drawing>
            <wp:inline distT="0" distB="0" distL="0" distR="0" wp14:anchorId="10DFEB6B" wp14:editId="2FF884E6">
              <wp:extent cx="1676033" cy="1888760"/>
              <wp:effectExtent l="0" t="0" r="635" b="3810"/>
              <wp:docPr id="1541339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39034" name="Picture 15413390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24173" cy="1943010"/>
                      </a:xfrm>
                      <a:prstGeom prst="rect">
                        <a:avLst/>
                      </a:prstGeom>
                    </pic:spPr>
                  </pic:pic>
                </a:graphicData>
              </a:graphic>
            </wp:inline>
          </w:drawing>
        </w:r>
      </w:ins>
      <w:del w:id="12" w:author="Sayandip Samanta" w:date="2026-04-20T07:00:00Z" w16du:dateUtc="2026-04-20T01:30:00Z">
        <w:r w:rsidRPr="00383E1C" w:rsidDel="00383E1C">
          <w:rPr>
            <w:i/>
            <w:iCs/>
            <w:color w:val="7F7F7F"/>
            <w:u w:color="7F7F7F"/>
            <w:rPrChange w:id="13" w:author="Sayandip Samanta" w:date="2026-04-20T07:01:00Z" w16du:dateUtc="2026-04-20T01:31:00Z">
              <w:rPr>
                <w:u w:color="7F7F7F"/>
              </w:rPr>
            </w:rPrChange>
          </w:rPr>
          <w:delText>Han</w:delText>
        </w:r>
      </w:del>
      <w:ins w:id="14" w:author="Sayandip Samanta" w:date="2026-04-20T07:01:00Z" w16du:dateUtc="2026-04-20T01:31:00Z">
        <w:r>
          <w:rPr>
            <w:i/>
            <w:iCs/>
            <w:color w:val="7F7F7F"/>
            <w:u w:color="7F7F7F"/>
          </w:rPr>
          <w:t xml:space="preserve"> </w:t>
        </w:r>
      </w:ins>
      <w:del w:id="15" w:author="Sayandip Samanta" w:date="2026-04-20T07:01:00Z" w16du:dateUtc="2026-04-20T01:31:00Z">
        <w:r w:rsidRPr="00383E1C" w:rsidDel="00383E1C">
          <w:rPr>
            <w:i/>
            <w:iCs/>
            <w:color w:val="7F7F7F"/>
            <w:u w:color="7F7F7F"/>
            <w:rPrChange w:id="16" w:author="Sayandip Samanta" w:date="2026-04-20T07:01:00Z" w16du:dateUtc="2026-04-20T01:31:00Z">
              <w:rPr>
                <w:u w:color="7F7F7F"/>
              </w:rPr>
            </w:rPrChange>
          </w:rPr>
          <w:delText xml:space="preserve">d </w:delText>
        </w:r>
      </w:del>
      <w:r w:rsidRPr="00383E1C">
        <w:rPr>
          <w:i/>
          <w:iCs/>
          <w:color w:val="7F7F7F"/>
          <w:u w:color="7F7F7F"/>
          <w:rPrChange w:id="17" w:author="Sayandip Samanta" w:date="2026-04-20T07:01:00Z" w16du:dateUtc="2026-04-20T01:31:00Z">
            <w:rPr>
              <w:u w:color="7F7F7F"/>
            </w:rPr>
          </w:rPrChange>
        </w:rPr>
        <w:t>s</w:t>
      </w:r>
      <w:ins w:id="18" w:author="Sayandip Samanta" w:date="2026-04-20T07:00:00Z" w16du:dateUtc="2026-04-20T01:30:00Z">
        <w:r>
          <w:rPr>
            <w:noProof/>
            <w:u w:color="7F7F7F"/>
          </w:rPr>
          <w:drawing>
            <wp:inline distT="0" distB="0" distL="0" distR="0" wp14:anchorId="255D56C6" wp14:editId="6B22C550">
              <wp:extent cx="1878923" cy="1838975"/>
              <wp:effectExtent l="0" t="0" r="1270" b="2540"/>
              <wp:docPr id="375006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06966" name="Picture 3750069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2754" cy="1901449"/>
                      </a:xfrm>
                      <a:prstGeom prst="rect">
                        <a:avLst/>
                      </a:prstGeom>
                    </pic:spPr>
                  </pic:pic>
                </a:graphicData>
              </a:graphic>
            </wp:inline>
          </w:drawing>
        </w:r>
      </w:ins>
      <w:ins w:id="19" w:author="Sayandip Samanta" w:date="2026-04-20T07:10:00Z" w16du:dateUtc="2026-04-20T01:40:00Z">
        <w:r w:rsidR="00BE179C">
          <w:rPr>
            <w:i/>
            <w:iCs/>
            <w:color w:val="7F7F7F"/>
            <w:u w:color="7F7F7F"/>
          </w:rPr>
          <w:t xml:space="preserve">  </w:t>
        </w:r>
      </w:ins>
      <w:del w:id="20" w:author="Sayandip Samanta" w:date="2026-04-20T07:00:00Z" w16du:dateUtc="2026-04-20T01:30:00Z">
        <w:r w:rsidRPr="00383E1C" w:rsidDel="00383E1C">
          <w:rPr>
            <w:i/>
            <w:iCs/>
            <w:color w:val="7F7F7F"/>
            <w:u w:color="7F7F7F"/>
            <w:rPrChange w:id="21" w:author="Sayandip Samanta" w:date="2026-04-20T07:01:00Z" w16du:dateUtc="2026-04-20T01:31:00Z">
              <w:rPr>
                <w:u w:color="7F7F7F"/>
              </w:rPr>
            </w:rPrChange>
          </w:rPr>
          <w:delText>ketches / early ideas</w:delText>
        </w:r>
      </w:del>
      <w:r w:rsidRPr="00383E1C">
        <w:rPr>
          <w:i/>
          <w:iCs/>
          <w:color w:val="7F7F7F"/>
          <w:u w:color="7F7F7F"/>
          <w:rPrChange w:id="22" w:author="Sayandip Samanta" w:date="2026-04-20T07:01:00Z" w16du:dateUtc="2026-04-20T01:31:00Z">
            <w:rPr>
              <w:u w:color="7F7F7F"/>
            </w:rPr>
          </w:rPrChange>
        </w:rPr>
        <w:t xml:space="preserve"> </w:t>
      </w:r>
      <w:ins w:id="23" w:author="Sayandip Samanta" w:date="2026-04-20T07:09:00Z" w16du:dateUtc="2026-04-20T01:39:00Z">
        <w:r w:rsidR="00BE179C">
          <w:rPr>
            <w:i/>
            <w:iCs/>
            <w:noProof/>
            <w:color w:val="7F7F7F"/>
          </w:rPr>
          <w:drawing>
            <wp:inline distT="0" distB="0" distL="0" distR="0" wp14:anchorId="2A1F31F4" wp14:editId="62DD9ED2">
              <wp:extent cx="2113613" cy="1859348"/>
              <wp:effectExtent l="0" t="0" r="0" b="0"/>
              <wp:docPr id="1674852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52733" name="Picture 16748527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44121" cy="1974156"/>
                      </a:xfrm>
                      <a:prstGeom prst="rect">
                        <a:avLst/>
                      </a:prstGeom>
                    </pic:spPr>
                  </pic:pic>
                </a:graphicData>
              </a:graphic>
            </wp:inline>
          </w:drawing>
        </w:r>
      </w:ins>
    </w:p>
    <w:p w14:paraId="5B113543" w14:textId="4B2208D4" w:rsidR="00B00281" w:rsidDel="00383E1C" w:rsidRDefault="00000000">
      <w:pPr>
        <w:pStyle w:val="Body"/>
        <w:rPr>
          <w:del w:id="24" w:author="Sayandip Samanta" w:date="2026-04-20T07:00:00Z" w16du:dateUtc="2026-04-20T01:30:00Z"/>
          <w:i/>
          <w:iCs/>
          <w:color w:val="7F7F7F"/>
          <w:u w:color="7F7F7F"/>
        </w:rPr>
      </w:pPr>
      <w:del w:id="25" w:author="Sayandip Samanta" w:date="2026-04-20T07:00:00Z" w16du:dateUtc="2026-04-20T01:30:00Z">
        <w:r w:rsidDel="00383E1C">
          <w:rPr>
            <w:i/>
            <w:iCs/>
            <w:color w:val="7F7F7F"/>
            <w:u w:color="7F7F7F"/>
          </w:rPr>
          <w:delText xml:space="preserve">Iterations </w:delText>
        </w:r>
      </w:del>
    </w:p>
    <w:p w14:paraId="2F2621B0" w14:textId="4913DE44" w:rsidR="00383E1C" w:rsidRPr="00383E1C" w:rsidRDefault="00383E1C">
      <w:pPr>
        <w:rPr>
          <w:ins w:id="26" w:author="Sayandip Samanta" w:date="2026-04-20T07:06:00Z" w16du:dateUtc="2026-04-20T01:36:00Z"/>
          <w:i/>
          <w:iCs/>
          <w:color w:val="7F7F7F"/>
          <w:rPrChange w:id="27" w:author="Sayandip Samanta" w:date="2026-04-20T07:06:00Z" w16du:dateUtc="2026-04-20T01:36:00Z">
            <w:rPr>
              <w:ins w:id="28" w:author="Sayandip Samanta" w:date="2026-04-20T07:06:00Z" w16du:dateUtc="2026-04-20T01:36:00Z"/>
            </w:rPr>
          </w:rPrChange>
        </w:rPr>
        <w:pPrChange w:id="29" w:author="Sayandip Samanta" w:date="2026-04-20T07:06:00Z" w16du:dateUtc="2026-04-20T01:36:00Z">
          <w:pPr>
            <w:pStyle w:val="ListParagraph"/>
            <w:numPr>
              <w:numId w:val="6"/>
            </w:numPr>
            <w:spacing w:after="0"/>
            <w:ind w:hanging="360"/>
          </w:pPr>
        </w:pPrChange>
      </w:pPr>
    </w:p>
    <w:p w14:paraId="3E352E78" w14:textId="77777777" w:rsidR="00B00281" w:rsidRDefault="00B00281">
      <w:pPr>
        <w:pStyle w:val="Body"/>
      </w:pPr>
    </w:p>
    <w:p w14:paraId="19449759" w14:textId="77777777" w:rsidR="00B00281" w:rsidRDefault="00000000">
      <w:pPr>
        <w:pStyle w:val="Heading3"/>
        <w:spacing w:before="281" w:after="281"/>
      </w:pPr>
      <w:r>
        <w:rPr>
          <w:b/>
          <w:bCs/>
        </w:rPr>
        <w:t>9. Final System Architecture (Labelled)</w:t>
      </w:r>
    </w:p>
    <w:p w14:paraId="776EFE6E" w14:textId="77777777" w:rsidR="00B00281" w:rsidRDefault="00000000">
      <w:pPr>
        <w:pStyle w:val="Default"/>
        <w:numPr>
          <w:ilvl w:val="0"/>
          <w:numId w:val="7"/>
        </w:numPr>
        <w:spacing w:before="0" w:after="240" w:line="240" w:lineRule="auto"/>
        <w:rPr>
          <w:rFonts w:ascii="Times Roman" w:hAnsi="Times Roman" w:hint="eastAsia"/>
        </w:rPr>
      </w:pPr>
      <w:r>
        <w:rPr>
          <w:rFonts w:ascii="Times Roman" w:hAnsi="Times Roman"/>
          <w:b/>
          <w:bCs/>
        </w:rPr>
        <w:t>Power Hub:</w:t>
      </w:r>
      <w:r>
        <w:rPr>
          <w:rFonts w:ascii="Times Roman" w:hAnsi="Times Roman"/>
        </w:rPr>
        <w:t xml:space="preserve"> 5V / 3A External Power Supply -&gt; Feeds power to all Servos, </w:t>
      </w:r>
      <w:proofErr w:type="spellStart"/>
      <w:r>
        <w:rPr>
          <w:rFonts w:ascii="Times Roman" w:hAnsi="Times Roman"/>
        </w:rPr>
        <w:t>NeoPixels</w:t>
      </w:r>
      <w:proofErr w:type="spellEnd"/>
      <w:r>
        <w:rPr>
          <w:rFonts w:ascii="Times Roman" w:hAnsi="Times Roman"/>
        </w:rPr>
        <w:t>, and the ESP32 VIN pin. Common ground shared across all components.</w:t>
      </w:r>
    </w:p>
    <w:p w14:paraId="7823BEA3" w14:textId="77777777" w:rsidR="00B00281" w:rsidRDefault="00000000">
      <w:pPr>
        <w:pStyle w:val="Default"/>
        <w:numPr>
          <w:ilvl w:val="0"/>
          <w:numId w:val="7"/>
        </w:numPr>
        <w:spacing w:before="0" w:after="240" w:line="240" w:lineRule="auto"/>
        <w:rPr>
          <w:rFonts w:ascii="Times Roman" w:hAnsi="Times Roman" w:hint="eastAsia"/>
        </w:rPr>
      </w:pPr>
      <w:r>
        <w:rPr>
          <w:rFonts w:ascii="Times Roman" w:hAnsi="Times Roman"/>
          <w:b/>
          <w:bCs/>
        </w:rPr>
        <w:t>Brain:</w:t>
      </w:r>
      <w:r>
        <w:rPr>
          <w:rFonts w:ascii="Times Roman" w:hAnsi="Times Roman"/>
        </w:rPr>
        <w:t xml:space="preserve"> ESP32 Development Board</w:t>
      </w:r>
    </w:p>
    <w:p w14:paraId="0E557D03" w14:textId="77777777" w:rsidR="00B00281" w:rsidRDefault="00000000">
      <w:pPr>
        <w:pStyle w:val="Default"/>
        <w:numPr>
          <w:ilvl w:val="0"/>
          <w:numId w:val="7"/>
        </w:numPr>
        <w:spacing w:before="0" w:after="240" w:line="240" w:lineRule="auto"/>
        <w:rPr>
          <w:rFonts w:ascii="Times Roman" w:hAnsi="Times Roman" w:hint="eastAsia"/>
          <w:b/>
          <w:bCs/>
        </w:rPr>
      </w:pPr>
      <w:r>
        <w:rPr>
          <w:rFonts w:ascii="Times Roman" w:hAnsi="Times Roman"/>
          <w:b/>
          <w:bCs/>
        </w:rPr>
        <w:t>Inputs:</w:t>
      </w:r>
    </w:p>
    <w:p w14:paraId="00A99111" w14:textId="77777777" w:rsidR="00B00281" w:rsidRDefault="00000000">
      <w:pPr>
        <w:pStyle w:val="Default"/>
        <w:numPr>
          <w:ilvl w:val="1"/>
          <w:numId w:val="7"/>
        </w:numPr>
        <w:spacing w:before="0" w:after="240" w:line="240" w:lineRule="auto"/>
        <w:rPr>
          <w:rFonts w:ascii="Times Roman" w:hAnsi="Times Roman" w:hint="eastAsia"/>
        </w:rPr>
      </w:pPr>
      <w:r>
        <w:rPr>
          <w:rFonts w:ascii="Times Roman" w:hAnsi="Times Roman"/>
        </w:rPr>
        <w:t>Pin 35 &lt;- PIR Motion Sensor (Signal out)</w:t>
      </w:r>
    </w:p>
    <w:p w14:paraId="042EFCC4" w14:textId="77777777" w:rsidR="00B00281" w:rsidRDefault="00000000">
      <w:pPr>
        <w:pStyle w:val="Default"/>
        <w:numPr>
          <w:ilvl w:val="1"/>
          <w:numId w:val="7"/>
        </w:numPr>
        <w:spacing w:before="0" w:after="240" w:line="240" w:lineRule="auto"/>
        <w:rPr>
          <w:rFonts w:ascii="Times Roman" w:hAnsi="Times Roman" w:hint="eastAsia"/>
        </w:rPr>
      </w:pPr>
      <w:r>
        <w:rPr>
          <w:rFonts w:ascii="Times Roman" w:hAnsi="Times Roman"/>
        </w:rPr>
        <w:t>Pin 34 &lt;- Sound Sensor (Digital out)</w:t>
      </w:r>
    </w:p>
    <w:p w14:paraId="19A3988A" w14:textId="77777777" w:rsidR="00B00281" w:rsidRDefault="00000000">
      <w:pPr>
        <w:pStyle w:val="Default"/>
        <w:numPr>
          <w:ilvl w:val="0"/>
          <w:numId w:val="7"/>
        </w:numPr>
        <w:spacing w:before="0" w:after="240" w:line="240" w:lineRule="auto"/>
        <w:rPr>
          <w:rFonts w:ascii="Times Roman" w:hAnsi="Times Roman" w:hint="eastAsia"/>
          <w:b/>
          <w:bCs/>
          <w:lang w:val="de-DE"/>
        </w:rPr>
      </w:pPr>
      <w:r>
        <w:rPr>
          <w:rFonts w:ascii="Times Roman" w:hAnsi="Times Roman"/>
          <w:b/>
          <w:bCs/>
          <w:lang w:val="de-DE"/>
        </w:rPr>
        <w:t>Outputs:</w:t>
      </w:r>
    </w:p>
    <w:p w14:paraId="341FA0FD" w14:textId="77777777" w:rsidR="00B00281" w:rsidRDefault="00000000">
      <w:pPr>
        <w:pStyle w:val="Default"/>
        <w:numPr>
          <w:ilvl w:val="1"/>
          <w:numId w:val="7"/>
        </w:numPr>
        <w:spacing w:before="0" w:after="240" w:line="240" w:lineRule="auto"/>
        <w:rPr>
          <w:rFonts w:ascii="Times Roman" w:hAnsi="Times Roman" w:hint="eastAsia"/>
          <w:lang w:val="nl-NL"/>
        </w:rPr>
      </w:pPr>
      <w:r>
        <w:rPr>
          <w:rFonts w:ascii="Times Roman" w:hAnsi="Times Roman"/>
          <w:lang w:val="nl-NL"/>
        </w:rPr>
        <w:t xml:space="preserve">Pin 25 -&gt; </w:t>
      </w:r>
      <w:proofErr w:type="spellStart"/>
      <w:r>
        <w:rPr>
          <w:rFonts w:ascii="Times Roman" w:hAnsi="Times Roman"/>
          <w:lang w:val="nl-NL"/>
        </w:rPr>
        <w:t>Left</w:t>
      </w:r>
      <w:proofErr w:type="spellEnd"/>
      <w:r>
        <w:rPr>
          <w:rFonts w:ascii="Times Roman" w:hAnsi="Times Roman"/>
          <w:lang w:val="nl-NL"/>
        </w:rPr>
        <w:t xml:space="preserve"> Eye </w:t>
      </w:r>
      <w:proofErr w:type="spellStart"/>
      <w:r>
        <w:rPr>
          <w:rFonts w:ascii="Times Roman" w:hAnsi="Times Roman"/>
          <w:lang w:val="nl-NL"/>
        </w:rPr>
        <w:t>Servo</w:t>
      </w:r>
      <w:proofErr w:type="spellEnd"/>
      <w:r>
        <w:rPr>
          <w:rFonts w:ascii="Times Roman" w:hAnsi="Times Roman"/>
          <w:lang w:val="nl-NL"/>
        </w:rPr>
        <w:t xml:space="preserve"> (PWM)</w:t>
      </w:r>
    </w:p>
    <w:p w14:paraId="3C6FEA9B" w14:textId="77777777" w:rsidR="00B00281" w:rsidRDefault="00000000">
      <w:pPr>
        <w:pStyle w:val="Default"/>
        <w:numPr>
          <w:ilvl w:val="1"/>
          <w:numId w:val="7"/>
        </w:numPr>
        <w:spacing w:before="0" w:after="240" w:line="240" w:lineRule="auto"/>
        <w:rPr>
          <w:rFonts w:ascii="Times Roman" w:hAnsi="Times Roman" w:hint="eastAsia"/>
        </w:rPr>
      </w:pPr>
      <w:r>
        <w:rPr>
          <w:rFonts w:ascii="Times Roman" w:hAnsi="Times Roman"/>
        </w:rPr>
        <w:t>Pin 13 -&gt; Right Eye Servo (PWM)</w:t>
      </w:r>
    </w:p>
    <w:p w14:paraId="2C881297" w14:textId="77777777" w:rsidR="00B00281" w:rsidRDefault="00000000">
      <w:pPr>
        <w:pStyle w:val="Default"/>
        <w:numPr>
          <w:ilvl w:val="1"/>
          <w:numId w:val="7"/>
        </w:numPr>
        <w:spacing w:before="0" w:after="240" w:line="240" w:lineRule="auto"/>
        <w:rPr>
          <w:rFonts w:ascii="Times Roman" w:hAnsi="Times Roman" w:hint="eastAsia"/>
          <w:lang w:val="nl-NL"/>
        </w:rPr>
      </w:pPr>
      <w:r>
        <w:rPr>
          <w:rFonts w:ascii="Times Roman" w:hAnsi="Times Roman"/>
          <w:lang w:val="nl-NL"/>
        </w:rPr>
        <w:t xml:space="preserve">Pin 14 -&gt; </w:t>
      </w:r>
      <w:proofErr w:type="spellStart"/>
      <w:r>
        <w:rPr>
          <w:rFonts w:ascii="Times Roman" w:hAnsi="Times Roman"/>
          <w:lang w:val="nl-NL"/>
        </w:rPr>
        <w:t>Left</w:t>
      </w:r>
      <w:proofErr w:type="spellEnd"/>
      <w:r>
        <w:rPr>
          <w:rFonts w:ascii="Times Roman" w:hAnsi="Times Roman"/>
          <w:lang w:val="nl-NL"/>
        </w:rPr>
        <w:t xml:space="preserve"> </w:t>
      </w:r>
      <w:proofErr w:type="spellStart"/>
      <w:r>
        <w:rPr>
          <w:rFonts w:ascii="Times Roman" w:hAnsi="Times Roman"/>
          <w:lang w:val="nl-NL"/>
        </w:rPr>
        <w:t>Eyelid</w:t>
      </w:r>
      <w:proofErr w:type="spellEnd"/>
      <w:r>
        <w:rPr>
          <w:rFonts w:ascii="Times Roman" w:hAnsi="Times Roman"/>
          <w:lang w:val="nl-NL"/>
        </w:rPr>
        <w:t xml:space="preserve"> </w:t>
      </w:r>
      <w:proofErr w:type="spellStart"/>
      <w:r>
        <w:rPr>
          <w:rFonts w:ascii="Times Roman" w:hAnsi="Times Roman"/>
          <w:lang w:val="nl-NL"/>
        </w:rPr>
        <w:t>Servo</w:t>
      </w:r>
      <w:proofErr w:type="spellEnd"/>
      <w:r>
        <w:rPr>
          <w:rFonts w:ascii="Times Roman" w:hAnsi="Times Roman"/>
          <w:lang w:val="nl-NL"/>
        </w:rPr>
        <w:t xml:space="preserve"> (PWM)</w:t>
      </w:r>
    </w:p>
    <w:p w14:paraId="7B3DF7A7" w14:textId="77777777" w:rsidR="00B00281" w:rsidRDefault="00000000">
      <w:pPr>
        <w:pStyle w:val="Default"/>
        <w:numPr>
          <w:ilvl w:val="1"/>
          <w:numId w:val="7"/>
        </w:numPr>
        <w:spacing w:before="0" w:after="240" w:line="240" w:lineRule="auto"/>
        <w:rPr>
          <w:rFonts w:ascii="Times Roman" w:hAnsi="Times Roman" w:hint="eastAsia"/>
        </w:rPr>
      </w:pPr>
      <w:r>
        <w:rPr>
          <w:rFonts w:ascii="Times Roman" w:hAnsi="Times Roman"/>
        </w:rPr>
        <w:lastRenderedPageBreak/>
        <w:t>Pin 4 -&gt; Right Eyelid Servo (PWM)</w:t>
      </w:r>
    </w:p>
    <w:p w14:paraId="1352C8D7" w14:textId="77777777" w:rsidR="00B00281" w:rsidRDefault="00000000">
      <w:pPr>
        <w:pStyle w:val="Default"/>
        <w:numPr>
          <w:ilvl w:val="1"/>
          <w:numId w:val="7"/>
        </w:numPr>
        <w:spacing w:before="0" w:after="240" w:line="240" w:lineRule="auto"/>
        <w:rPr>
          <w:rFonts w:ascii="Times Roman" w:hAnsi="Times Roman" w:hint="eastAsia"/>
        </w:rPr>
      </w:pPr>
      <w:r>
        <w:rPr>
          <w:rFonts w:ascii="Times Roman" w:hAnsi="Times Roman"/>
        </w:rPr>
        <w:t>Pin 33 -&gt; Head Rotation Servo (PWM)</w:t>
      </w:r>
    </w:p>
    <w:p w14:paraId="69EFADA7" w14:textId="77777777" w:rsidR="00B00281" w:rsidRDefault="00000000">
      <w:pPr>
        <w:pStyle w:val="Default"/>
        <w:numPr>
          <w:ilvl w:val="1"/>
          <w:numId w:val="7"/>
        </w:numPr>
        <w:spacing w:before="0" w:after="240" w:line="240" w:lineRule="auto"/>
        <w:rPr>
          <w:ins w:id="30" w:author="Sayandip Samanta" w:date="2026-04-20T13:20:00Z" w16du:dateUtc="2026-04-20T07:50:00Z"/>
          <w:rFonts w:ascii="Times Roman" w:hAnsi="Times Roman" w:hint="eastAsia"/>
          <w:lang w:val="it-IT"/>
        </w:rPr>
      </w:pPr>
      <w:r>
        <w:rPr>
          <w:rFonts w:ascii="Times Roman" w:hAnsi="Times Roman"/>
          <w:lang w:val="it-IT"/>
        </w:rPr>
        <w:t xml:space="preserve">Pin 12 -&gt; </w:t>
      </w:r>
      <w:proofErr w:type="spellStart"/>
      <w:r>
        <w:rPr>
          <w:rFonts w:ascii="Times Roman" w:hAnsi="Times Roman"/>
          <w:lang w:val="it-IT"/>
        </w:rPr>
        <w:t>NeoPixel</w:t>
      </w:r>
      <w:proofErr w:type="spellEnd"/>
      <w:r>
        <w:rPr>
          <w:rFonts w:ascii="Times Roman" w:hAnsi="Times Roman"/>
          <w:lang w:val="it-IT"/>
        </w:rPr>
        <w:t xml:space="preserve"> LED Strip (Data line)</w:t>
      </w:r>
    </w:p>
    <w:p w14:paraId="671C81F4" w14:textId="2CD36877" w:rsidR="00022186" w:rsidRDefault="00022186">
      <w:pPr>
        <w:pStyle w:val="Default"/>
        <w:spacing w:before="0" w:after="240" w:line="240" w:lineRule="auto"/>
        <w:ind w:left="940"/>
        <w:rPr>
          <w:ins w:id="31" w:author="Sayandip Samanta" w:date="2026-04-20T06:58:00Z" w16du:dateUtc="2026-04-20T01:28:00Z"/>
          <w:rFonts w:ascii="Times Roman" w:hAnsi="Times Roman" w:hint="eastAsia"/>
          <w:lang w:val="it-IT"/>
        </w:rPr>
        <w:pPrChange w:id="32" w:author="Sayandip Samanta" w:date="2026-04-20T13:20:00Z" w16du:dateUtc="2026-04-20T07:50:00Z">
          <w:pPr>
            <w:pStyle w:val="Default"/>
            <w:numPr>
              <w:ilvl w:val="1"/>
              <w:numId w:val="7"/>
            </w:numPr>
            <w:spacing w:before="0" w:after="240" w:line="240" w:lineRule="auto"/>
            <w:ind w:left="1440" w:hanging="500"/>
          </w:pPr>
        </w:pPrChange>
      </w:pPr>
      <w:ins w:id="33" w:author="Sayandip Samanta" w:date="2026-04-20T13:20:00Z" w16du:dateUtc="2026-04-20T07:50:00Z">
        <w:r>
          <w:rPr>
            <w:rFonts w:ascii="Times Roman" w:hAnsi="Times Roman" w:hint="eastAsia"/>
            <w:noProof/>
            <w:lang w:val="it-IT"/>
            <w14:textOutline w14:w="0" w14:cap="rnd" w14:cmpd="sng" w14:algn="ctr">
              <w14:noFill/>
              <w14:prstDash w14:val="solid"/>
              <w14:bevel/>
            </w14:textOutline>
          </w:rPr>
          <w:drawing>
            <wp:inline distT="0" distB="0" distL="0" distR="0" wp14:anchorId="455B5594" wp14:editId="08B47318">
              <wp:extent cx="5943600" cy="3962400"/>
              <wp:effectExtent l="0" t="0" r="0" b="0"/>
              <wp:docPr id="192883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3562" name="Picture 1928835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ins>
    </w:p>
    <w:p w14:paraId="0181393C" w14:textId="3E410BC2" w:rsidR="00383E1C" w:rsidRDefault="00383E1C">
      <w:pPr>
        <w:pStyle w:val="Default"/>
        <w:spacing w:before="0" w:after="240" w:line="240" w:lineRule="auto"/>
        <w:ind w:left="720"/>
        <w:rPr>
          <w:rFonts w:ascii="Times Roman" w:hAnsi="Times Roman" w:hint="eastAsia"/>
          <w:lang w:val="it-IT"/>
        </w:rPr>
        <w:pPrChange w:id="34" w:author="Sayandip Samanta" w:date="2026-04-20T06:59:00Z" w16du:dateUtc="2026-04-20T01:29:00Z">
          <w:pPr>
            <w:pStyle w:val="Default"/>
            <w:numPr>
              <w:ilvl w:val="1"/>
              <w:numId w:val="7"/>
            </w:numPr>
            <w:spacing w:before="0" w:after="240" w:line="240" w:lineRule="auto"/>
            <w:ind w:left="1440" w:hanging="500"/>
          </w:pPr>
        </w:pPrChange>
      </w:pPr>
    </w:p>
    <w:sectPr w:rsidR="00383E1C">
      <w:headerReference w:type="default" r:id="rId14"/>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2E227" w14:textId="77777777" w:rsidR="001E1AC9" w:rsidRDefault="001E1AC9">
      <w:r>
        <w:separator/>
      </w:r>
    </w:p>
  </w:endnote>
  <w:endnote w:type="continuationSeparator" w:id="0">
    <w:p w14:paraId="45A01C94" w14:textId="77777777" w:rsidR="001E1AC9" w:rsidRDefault="001E1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0CB8B" w14:textId="77777777" w:rsidR="00B00281" w:rsidRDefault="00B0028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D2B12" w14:textId="77777777" w:rsidR="001E1AC9" w:rsidRDefault="001E1AC9">
      <w:r>
        <w:separator/>
      </w:r>
    </w:p>
  </w:footnote>
  <w:footnote w:type="continuationSeparator" w:id="0">
    <w:p w14:paraId="7C0C6081" w14:textId="77777777" w:rsidR="001E1AC9" w:rsidRDefault="001E1A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248AA" w14:textId="77777777" w:rsidR="00B00281" w:rsidRDefault="00B00281">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8396E"/>
    <w:multiLevelType w:val="hybridMultilevel"/>
    <w:tmpl w:val="EC200F4E"/>
    <w:styleLink w:val="Bullet"/>
    <w:lvl w:ilvl="0" w:tplc="97D07F2A">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DF72AD5E">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9A5AF4EA">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53F45144">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0EA8A5FA">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EEF48F5A">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E7765344">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ADEA7B42">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26CCB822">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410058B8"/>
    <w:multiLevelType w:val="hybridMultilevel"/>
    <w:tmpl w:val="C8004E38"/>
    <w:numStyleLink w:val="Bullets"/>
  </w:abstractNum>
  <w:abstractNum w:abstractNumId="2" w15:restartNumberingAfterBreak="0">
    <w:nsid w:val="499945CF"/>
    <w:multiLevelType w:val="hybridMultilevel"/>
    <w:tmpl w:val="AF34050C"/>
    <w:styleLink w:val="ImportedStyle6"/>
    <w:lvl w:ilvl="0" w:tplc="F9A02B8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160D88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116CD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98EFB0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72E7F0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79C0F5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D02F42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66CC01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8DE30F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B29331C"/>
    <w:multiLevelType w:val="hybridMultilevel"/>
    <w:tmpl w:val="C8004E38"/>
    <w:styleLink w:val="Bullets"/>
    <w:lvl w:ilvl="0" w:tplc="37120B2C">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FB2E9990">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B19A0E44">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B3487FFE">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92262E6E">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B7360F6C">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FBE8AA42">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4FB08BA8">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223C9FD4">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DD35CE2"/>
    <w:multiLevelType w:val="hybridMultilevel"/>
    <w:tmpl w:val="AF34050C"/>
    <w:numStyleLink w:val="ImportedStyle6"/>
  </w:abstractNum>
  <w:abstractNum w:abstractNumId="5" w15:restartNumberingAfterBreak="0">
    <w:nsid w:val="75563F7D"/>
    <w:multiLevelType w:val="hybridMultilevel"/>
    <w:tmpl w:val="EC200F4E"/>
    <w:numStyleLink w:val="Bullet"/>
  </w:abstractNum>
  <w:num w:numId="1" w16cid:durableId="1716659316">
    <w:abstractNumId w:val="3"/>
  </w:num>
  <w:num w:numId="2" w16cid:durableId="1084450275">
    <w:abstractNumId w:val="1"/>
  </w:num>
  <w:num w:numId="3" w16cid:durableId="730620951">
    <w:abstractNumId w:val="0"/>
  </w:num>
  <w:num w:numId="4" w16cid:durableId="2019236575">
    <w:abstractNumId w:val="5"/>
  </w:num>
  <w:num w:numId="5" w16cid:durableId="1872373318">
    <w:abstractNumId w:val="2"/>
  </w:num>
  <w:num w:numId="6" w16cid:durableId="47192960">
    <w:abstractNumId w:val="4"/>
  </w:num>
  <w:num w:numId="7" w16cid:durableId="863982759">
    <w:abstractNumId w:val="5"/>
    <w:lvlOverride w:ilvl="0">
      <w:lvl w:ilvl="0" w:tplc="02E0A8E0">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93CF69A">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38769944">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3FF043CC">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944C35A">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05585CCA">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0DCC9F8E">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9626B66A">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A12A34C2">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yandip Samanta">
    <w15:presenceInfo w15:providerId="AD" w15:userId="S::sayandip.samanta2025@bitsdesign.edu.in::3ecf639f-2647-4302-a668-fe9ae35ede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281"/>
    <w:rsid w:val="00022186"/>
    <w:rsid w:val="001E1AC9"/>
    <w:rsid w:val="00383E1C"/>
    <w:rsid w:val="00802BCD"/>
    <w:rsid w:val="00A70E78"/>
    <w:rsid w:val="00A96BEE"/>
    <w:rsid w:val="00AD67EA"/>
    <w:rsid w:val="00B00281"/>
    <w:rsid w:val="00BE179C"/>
    <w:rsid w:val="00DF7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19B757"/>
  <w15:docId w15:val="{9BD6BBFF-12A9-0E47-9D04-9B41D6E5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next w:val="Body"/>
    <w:uiPriority w:val="9"/>
    <w:unhideWhenUsed/>
    <w:qFormat/>
    <w:pPr>
      <w:keepNext/>
      <w:keepLines/>
      <w:spacing w:before="160" w:after="80" w:line="279" w:lineRule="auto"/>
      <w:outlineLvl w:val="2"/>
    </w:pPr>
    <w:rPr>
      <w:rFonts w:ascii="Aptos Display" w:eastAsia="Aptos Display" w:hAnsi="Aptos Display" w:cs="Aptos Display"/>
      <w:color w:val="0F4761"/>
      <w:sz w:val="28"/>
      <w:szCs w:val="28"/>
      <w:u w:color="0F4761"/>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next w:val="Body"/>
    <w:pPr>
      <w:keepNext/>
      <w:keepLines/>
      <w:spacing w:before="360" w:after="80" w:line="279" w:lineRule="auto"/>
      <w:outlineLvl w:val="0"/>
    </w:pPr>
    <w:rPr>
      <w:rFonts w:ascii="Aptos Display" w:eastAsia="Aptos Display" w:hAnsi="Aptos Display" w:cs="Aptos Display"/>
      <w:color w:val="0F4761"/>
      <w:sz w:val="40"/>
      <w:szCs w:val="40"/>
      <w:u w:color="0F4761"/>
      <w:lang w:val="en-US"/>
      <w14:textOutline w14:w="0" w14:cap="flat" w14:cmpd="sng" w14:algn="ctr">
        <w14:noFill/>
        <w14:prstDash w14:val="solid"/>
        <w14:bevel/>
      </w14:textOutline>
    </w:rPr>
  </w:style>
  <w:style w:type="paragraph" w:customStyle="1" w:styleId="Body">
    <w:name w:val="Body"/>
    <w:pPr>
      <w:spacing w:after="160" w:line="279" w:lineRule="auto"/>
    </w:pPr>
    <w:rPr>
      <w:rFonts w:ascii="Aptos Display" w:eastAsia="Aptos Display" w:hAnsi="Aptos Display" w:cs="Aptos Display"/>
      <w:color w:val="000000"/>
      <w:sz w:val="24"/>
      <w:szCs w:val="24"/>
      <w:u w:color="000000"/>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Bullets">
    <w:name w:val="Bullets"/>
    <w:pPr>
      <w:numPr>
        <w:numId w:val="1"/>
      </w:numPr>
    </w:pPr>
  </w:style>
  <w:style w:type="numbering" w:customStyle="1" w:styleId="Bullet">
    <w:name w:val="Bullet"/>
    <w:pPr>
      <w:numPr>
        <w:numId w:val="3"/>
      </w:numPr>
    </w:pPr>
  </w:style>
  <w:style w:type="paragraph" w:styleId="ListParagraph">
    <w:name w:val="List Paragraph"/>
    <w:pPr>
      <w:spacing w:after="160" w:line="279" w:lineRule="auto"/>
      <w:ind w:left="720"/>
    </w:pPr>
    <w:rPr>
      <w:rFonts w:ascii="Aptos Display" w:eastAsia="Aptos Display" w:hAnsi="Aptos Display" w:cs="Aptos Display"/>
      <w:color w:val="000000"/>
      <w:sz w:val="24"/>
      <w:szCs w:val="24"/>
      <w:u w:color="000000"/>
      <w:lang w:val="en-US"/>
    </w:rPr>
  </w:style>
  <w:style w:type="numbering" w:customStyle="1" w:styleId="ImportedStyle6">
    <w:name w:val="Imported Style 6"/>
    <w:pPr>
      <w:numPr>
        <w:numId w:val="5"/>
      </w:numPr>
    </w:pPr>
  </w:style>
  <w:style w:type="paragraph" w:styleId="Revision">
    <w:name w:val="Revision"/>
    <w:hidden/>
    <w:uiPriority w:val="99"/>
    <w:semiHidden/>
    <w:rsid w:val="00AD67EA"/>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Sayandip Samanta</cp:lastModifiedBy>
  <cp:revision>2</cp:revision>
  <dcterms:created xsi:type="dcterms:W3CDTF">2026-04-20T11:01:00Z</dcterms:created>
  <dcterms:modified xsi:type="dcterms:W3CDTF">2026-04-20T11:01:00Z</dcterms:modified>
</cp:coreProperties>
</file>