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4F5D" w14:textId="77777777" w:rsidR="00EE618D" w:rsidRDefault="00000000">
      <w:pPr>
        <w:pStyle w:val="Heading"/>
        <w:spacing w:before="322" w:after="322"/>
      </w:pPr>
      <w:r>
        <w:rPr>
          <w:b/>
          <w:bCs/>
          <w:sz w:val="48"/>
          <w:szCs w:val="48"/>
        </w:rPr>
        <w:t>Test Plan &amp; Results</w:t>
      </w:r>
    </w:p>
    <w:p w14:paraId="1FBBAFF4" w14:textId="77777777" w:rsidR="00EE618D" w:rsidRDefault="00000000">
      <w:pPr>
        <w:pStyle w:val="Heading3"/>
        <w:spacing w:before="281" w:after="281"/>
      </w:pPr>
      <w:r>
        <w:rPr>
          <w:b/>
          <w:bCs/>
        </w:rPr>
        <w:t>1. Test Plan</w:t>
      </w:r>
    </w:p>
    <w:tbl>
      <w:tblPr>
        <w:tblW w:w="9620" w:type="dxa"/>
        <w:tblInd w:w="-15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Change w:id="0" w:author="Sayandip Samanta" w:date="2026-04-20T05:08:00Z" w16du:dateUtc="2026-04-19T23:38:00Z">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PrChange>
      </w:tblPr>
      <w:tblGrid>
        <w:gridCol w:w="1490"/>
        <w:gridCol w:w="3549"/>
        <w:gridCol w:w="4581"/>
        <w:tblGridChange w:id="1">
          <w:tblGrid>
            <w:gridCol w:w="260"/>
            <w:gridCol w:w="1230"/>
            <w:gridCol w:w="3549"/>
            <w:gridCol w:w="4581"/>
          </w:tblGrid>
        </w:tblGridChange>
      </w:tblGrid>
      <w:tr w:rsidR="00EE618D" w14:paraId="17E9B516" w14:textId="77777777" w:rsidTr="00DA3446">
        <w:trPr>
          <w:trHeight w:val="360"/>
          <w:trPrChange w:id="2" w:author="Sayandip Samanta" w:date="2026-04-20T05:08:00Z" w16du:dateUtc="2026-04-19T23:38:00Z">
            <w:trPr>
              <w:gridBefore w:val="1"/>
              <w:trHeight w:val="360"/>
            </w:trPr>
          </w:trPrChange>
        </w:trPr>
        <w:tc>
          <w:tcPr>
            <w:tcW w:w="149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3" w:author="Sayandip Samanta" w:date="2026-04-20T05:08:00Z" w16du:dateUtc="2026-04-19T23:38:00Z">
              <w:tcPr>
                <w:tcW w:w="123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7E59DF35"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Test</w:t>
            </w:r>
          </w:p>
        </w:tc>
        <w:tc>
          <w:tcPr>
            <w:tcW w:w="354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4" w:author="Sayandip Samanta" w:date="2026-04-20T05:08:00Z" w16du:dateUtc="2026-04-19T23:38:00Z">
              <w:tcPr>
                <w:tcW w:w="35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58D4DD9A"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Method</w:t>
            </w:r>
          </w:p>
        </w:tc>
        <w:tc>
          <w:tcPr>
            <w:tcW w:w="4581"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5" w:author="Sayandip Samanta" w:date="2026-04-20T05:08:00Z" w16du:dateUtc="2026-04-19T23:38:00Z">
              <w:tcPr>
                <w:tcW w:w="458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7946459E"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Expected Result</w:t>
            </w:r>
          </w:p>
        </w:tc>
      </w:tr>
      <w:tr w:rsidR="00EE618D" w14:paraId="784E088F" w14:textId="77777777" w:rsidTr="00DA3446">
        <w:trPr>
          <w:trHeight w:val="460"/>
          <w:trPrChange w:id="6" w:author="Sayandip Samanta" w:date="2026-04-20T05:08:00Z" w16du:dateUtc="2026-04-19T23:38:00Z">
            <w:trPr>
              <w:gridBefore w:val="1"/>
              <w:trHeight w:val="460"/>
            </w:trPr>
          </w:trPrChange>
        </w:trPr>
        <w:tc>
          <w:tcPr>
            <w:tcW w:w="149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7" w:author="Sayandip Samanta" w:date="2026-04-20T05:08:00Z" w16du:dateUtc="2026-04-19T23:38:00Z">
              <w:tcPr>
                <w:tcW w:w="123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7BD4DC0A"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Motion Trigger (Hardware/Logic)</w:t>
            </w:r>
          </w:p>
        </w:tc>
        <w:tc>
          <w:tcPr>
            <w:tcW w:w="354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8" w:author="Sayandip Samanta" w:date="2026-04-20T05:08:00Z" w16du:dateUtc="2026-04-19T23:38:00Z">
              <w:tcPr>
                <w:tcW w:w="35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300A5DAD"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Walk past the robot at a normal walking pace from approximately 2 meters away.</w:t>
            </w:r>
          </w:p>
        </w:tc>
        <w:tc>
          <w:tcPr>
            <w:tcW w:w="4581"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9" w:author="Sayandip Samanta" w:date="2026-04-20T05:08:00Z" w16du:dateUtc="2026-04-19T23:38:00Z">
              <w:tcPr>
                <w:tcW w:w="458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18B87ADC"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The PIR sensor detects the movement, triggering the ESP32 to immediately open the eyelids and begin the left-right scanning sequence.</w:t>
            </w:r>
          </w:p>
        </w:tc>
      </w:tr>
      <w:tr w:rsidR="00EE618D" w14:paraId="7297FCD7" w14:textId="77777777" w:rsidTr="00DA3446">
        <w:trPr>
          <w:trHeight w:val="460"/>
          <w:trPrChange w:id="10" w:author="Sayandip Samanta" w:date="2026-04-20T05:08:00Z" w16du:dateUtc="2026-04-19T23:38:00Z">
            <w:trPr>
              <w:gridBefore w:val="1"/>
              <w:trHeight w:val="460"/>
            </w:trPr>
          </w:trPrChange>
        </w:trPr>
        <w:tc>
          <w:tcPr>
            <w:tcW w:w="149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11" w:author="Sayandip Samanta" w:date="2026-04-20T05:08:00Z" w16du:dateUtc="2026-04-19T23:38:00Z">
              <w:tcPr>
                <w:tcW w:w="123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64AB5074"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Audio Interrupt (Hardware/Logic)</w:t>
            </w:r>
          </w:p>
        </w:tc>
        <w:tc>
          <w:tcPr>
            <w:tcW w:w="354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12" w:author="Sayandip Samanta" w:date="2026-04-20T05:08:00Z" w16du:dateUtc="2026-04-19T23:38:00Z">
              <w:tcPr>
                <w:tcW w:w="35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1B3A71BF"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Clap hands or speak loudly while the robot is actively scanning the room.</w:t>
            </w:r>
          </w:p>
        </w:tc>
        <w:tc>
          <w:tcPr>
            <w:tcW w:w="4581"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13" w:author="Sayandip Samanta" w:date="2026-04-20T05:08:00Z" w16du:dateUtc="2026-04-19T23:38:00Z">
              <w:tcPr>
                <w:tcW w:w="458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2C2A6CAD"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The sound sensor picks up the spike, temporarily pausing the eye sweep to turn the head servo and pulse the </w:t>
            </w:r>
            <w:proofErr w:type="spellStart"/>
            <w:r>
              <w:rPr>
                <w:rFonts w:ascii="Aptos Display" w:eastAsia="Aptos Display" w:hAnsi="Aptos Display" w:cs="Aptos Display"/>
                <w:color w:val="000000"/>
                <w:sz w:val="18"/>
                <w:szCs w:val="18"/>
                <w14:textOutline w14:w="12700" w14:cap="flat" w14:cmpd="sng" w14:algn="ctr">
                  <w14:noFill/>
                  <w14:prstDash w14:val="solid"/>
                  <w14:miter w14:lim="400000"/>
                </w14:textOutline>
              </w:rPr>
              <w:t>NeoPixels</w:t>
            </w:r>
            <w:proofErr w:type="spellEnd"/>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 bright green.</w:t>
            </w:r>
          </w:p>
        </w:tc>
      </w:tr>
      <w:tr w:rsidR="00EE618D" w14:paraId="0081B19C" w14:textId="77777777" w:rsidTr="00DA3446">
        <w:trPr>
          <w:trHeight w:val="460"/>
          <w:trPrChange w:id="14" w:author="Sayandip Samanta" w:date="2026-04-20T05:08:00Z" w16du:dateUtc="2026-04-19T23:38:00Z">
            <w:trPr>
              <w:gridBefore w:val="1"/>
              <w:trHeight w:val="460"/>
            </w:trPr>
          </w:trPrChange>
        </w:trPr>
        <w:tc>
          <w:tcPr>
            <w:tcW w:w="149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15" w:author="Sayandip Samanta" w:date="2026-04-20T05:08:00Z" w16du:dateUtc="2026-04-19T23:38:00Z">
              <w:tcPr>
                <w:tcW w:w="123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4BCBB5B2"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Idle Timeout (Logic)</w:t>
            </w:r>
          </w:p>
        </w:tc>
        <w:tc>
          <w:tcPr>
            <w:tcW w:w="354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16" w:author="Sayandip Samanta" w:date="2026-04-20T05:08:00Z" w16du:dateUtc="2026-04-19T23:38:00Z">
              <w:tcPr>
                <w:tcW w:w="354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61065597"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Leave the room entirely and time the robot’s behavior with a stopwatch.</w:t>
            </w:r>
          </w:p>
        </w:tc>
        <w:tc>
          <w:tcPr>
            <w:tcW w:w="4581"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Change w:id="17" w:author="Sayandip Samanta" w:date="2026-04-20T05:08:00Z" w16du:dateUtc="2026-04-19T23:38:00Z">
              <w:tcPr>
                <w:tcW w:w="4580"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tcPrChange>
          </w:tcPr>
          <w:p w14:paraId="4B0E5939"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After exactly 60 seconds of no PIR activity, the </w:t>
            </w:r>
            <w:proofErr w:type="spellStart"/>
            <w:r>
              <w:rPr>
                <w:rFonts w:ascii="Aptos Display" w:eastAsia="Aptos Display" w:hAnsi="Aptos Display" w:cs="Aptos Display"/>
                <w:color w:val="000000"/>
                <w:sz w:val="18"/>
                <w:szCs w:val="18"/>
                <w14:textOutline w14:w="12700" w14:cap="flat" w14:cmpd="sng" w14:algn="ctr">
                  <w14:noFill/>
                  <w14:prstDash w14:val="solid"/>
                  <w14:miter w14:lim="400000"/>
                </w14:textOutline>
              </w:rPr>
              <w:t>NeoPixels</w:t>
            </w:r>
            <w:proofErr w:type="spellEnd"/>
            <w:r>
              <w:rPr>
                <w:rFonts w:ascii="Aptos Display" w:eastAsia="Aptos Display" w:hAnsi="Aptos Display" w:cs="Aptos Display"/>
                <w:color w:val="000000"/>
                <w:sz w:val="18"/>
                <w:szCs w:val="18"/>
                <w14:textOutline w14:w="12700" w14:cap="flat" w14:cmpd="sng" w14:algn="ctr">
                  <w14:noFill/>
                  <w14:prstDash w14:val="solid"/>
                  <w14:miter w14:lim="400000"/>
                </w14:textOutline>
              </w:rPr>
              <w:t xml:space="preserve"> shut off and the servos quietly reset to their centered/closed resting positions.</w:t>
            </w:r>
          </w:p>
        </w:tc>
      </w:tr>
      <w:tr w:rsidR="00EE618D" w14:paraId="16842D08" w14:textId="77777777" w:rsidTr="00DA3446">
        <w:trPr>
          <w:trHeight w:val="460"/>
          <w:trPrChange w:id="18" w:author="Sayandip Samanta" w:date="2026-04-20T05:08:00Z" w16du:dateUtc="2026-04-19T23:38:00Z">
            <w:trPr>
              <w:gridBefore w:val="1"/>
              <w:trHeight w:val="460"/>
            </w:trPr>
          </w:trPrChange>
        </w:trPr>
        <w:tc>
          <w:tcPr>
            <w:tcW w:w="149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19" w:author="Sayandip Samanta" w:date="2026-04-20T05:08:00Z" w16du:dateUtc="2026-04-19T23:38:00Z">
              <w:tcPr>
                <w:tcW w:w="123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0A874F3E" w14:textId="77777777" w:rsidR="00EE618D" w:rsidRDefault="00000000">
            <w:pPr>
              <w:suppressAutoHyphens/>
              <w:outlineLvl w:val="0"/>
            </w:pPr>
            <w:r>
              <w:rPr>
                <w:rFonts w:ascii="Aptos Display" w:eastAsia="Aptos Display" w:hAnsi="Aptos Display" w:cs="Aptos Display"/>
                <w:b/>
                <w:bCs/>
                <w:color w:val="000000"/>
                <w:sz w:val="18"/>
                <w:szCs w:val="18"/>
                <w14:textOutline w14:w="12700" w14:cap="flat" w14:cmpd="sng" w14:algn="ctr">
                  <w14:noFill/>
                  <w14:prstDash w14:val="solid"/>
                  <w14:miter w14:lim="400000"/>
                </w14:textOutline>
              </w:rPr>
              <w:t>Intuitive Interaction (Usability)</w:t>
            </w:r>
          </w:p>
        </w:tc>
        <w:tc>
          <w:tcPr>
            <w:tcW w:w="354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20" w:author="Sayandip Samanta" w:date="2026-04-20T05:08:00Z" w16du:dateUtc="2026-04-19T23:38:00Z">
              <w:tcPr>
                <w:tcW w:w="354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03F7BF64"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Invite a user into the room without explaining how the robot works, simply asking them to "explore the piece."</w:t>
            </w:r>
          </w:p>
        </w:tc>
        <w:tc>
          <w:tcPr>
            <w:tcW w:w="4581"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Change w:id="21" w:author="Sayandip Samanta" w:date="2026-04-20T05:08:00Z" w16du:dateUtc="2026-04-19T23:38:00Z">
              <w:tcPr>
                <w:tcW w:w="4580"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tcPrChange>
          </w:tcPr>
          <w:p w14:paraId="52761158" w14:textId="77777777" w:rsidR="00EE618D" w:rsidRDefault="00000000">
            <w:pPr>
              <w:suppressAutoHyphens/>
              <w:outlineLvl w:val="0"/>
            </w:pPr>
            <w:r>
              <w:rPr>
                <w:rFonts w:ascii="Aptos Display" w:eastAsia="Aptos Display" w:hAnsi="Aptos Display" w:cs="Aptos Display"/>
                <w:color w:val="000000"/>
                <w:sz w:val="18"/>
                <w:szCs w:val="18"/>
                <w14:textOutline w14:w="12700" w14:cap="flat" w14:cmpd="sng" w14:algn="ctr">
                  <w14:noFill/>
                  <w14:prstDash w14:val="solid"/>
                  <w14:miter w14:lim="400000"/>
                </w14:textOutline>
              </w:rPr>
              <w:t>The user should naturally realize that their physical presence wakes the robot, and they should eventually discover that it responds to sound.</w:t>
            </w:r>
          </w:p>
        </w:tc>
      </w:tr>
    </w:tbl>
    <w:p w14:paraId="67C055C9" w14:textId="77777777" w:rsidR="00EE618D" w:rsidRDefault="00EE618D">
      <w:pPr>
        <w:pStyle w:val="Default"/>
        <w:spacing w:before="0" w:line="240" w:lineRule="auto"/>
        <w:rPr>
          <w:ins w:id="22" w:author="Banat Singh" w:date="2026-04-20T00:37:00Z"/>
          <w:rFonts w:ascii="Helvetica" w:eastAsia="Helvetica" w:hAnsi="Helvetica" w:cs="Helvetica"/>
        </w:rPr>
      </w:pPr>
    </w:p>
    <w:p w14:paraId="58A7DD9B" w14:textId="77777777" w:rsidR="00EE618D" w:rsidRDefault="00EE618D">
      <w:pPr>
        <w:pStyle w:val="Default"/>
        <w:spacing w:before="0" w:line="240" w:lineRule="auto"/>
        <w:rPr>
          <w:rFonts w:ascii="Helvetica" w:eastAsia="Helvetica" w:hAnsi="Helvetica" w:cs="Helvetica"/>
        </w:rPr>
      </w:pPr>
    </w:p>
    <w:p w14:paraId="3AED5821" w14:textId="77777777" w:rsidR="00EE618D" w:rsidRDefault="00EE618D">
      <w:pPr>
        <w:pStyle w:val="Body"/>
      </w:pPr>
    </w:p>
    <w:p w14:paraId="3E5AB524" w14:textId="77777777" w:rsidR="00EE618D" w:rsidRDefault="00000000">
      <w:pPr>
        <w:pStyle w:val="Heading3"/>
        <w:spacing w:before="281" w:after="281"/>
      </w:pPr>
      <w:r>
        <w:rPr>
          <w:b/>
          <w:bCs/>
        </w:rPr>
        <w:t>2. User Testing</w:t>
      </w:r>
    </w:p>
    <w:p w14:paraId="38E40709" w14:textId="77777777" w:rsidR="00EE618D" w:rsidRDefault="00000000">
      <w:pPr>
        <w:pStyle w:val="ListParagraph"/>
        <w:numPr>
          <w:ilvl w:val="0"/>
          <w:numId w:val="2"/>
        </w:numPr>
        <w:spacing w:after="0"/>
        <w:rPr>
          <w:i/>
          <w:iCs/>
          <w:color w:val="7F7F7F"/>
        </w:rPr>
      </w:pPr>
      <w:del w:id="23" w:author="Banat Singh" w:date="2026-04-20T00:38:00Z">
        <w:r>
          <w:rPr>
            <w:i/>
            <w:iCs/>
            <w:color w:val="7F7F7F"/>
            <w:u w:color="7F7F7F"/>
          </w:rPr>
          <w:delText xml:space="preserve">Who were the users? </w:delText>
        </w:r>
      </w:del>
    </w:p>
    <w:p w14:paraId="1EEEBFC2" w14:textId="77777777" w:rsidR="00EE618D" w:rsidRDefault="00000000">
      <w:pPr>
        <w:pStyle w:val="Default"/>
        <w:spacing w:before="0" w:after="240" w:line="240" w:lineRule="auto"/>
        <w:rPr>
          <w:rFonts w:ascii="Times Roman" w:eastAsia="Times Roman" w:hAnsi="Times Roman" w:cs="Times Roman"/>
        </w:rPr>
      </w:pPr>
      <w:del w:id="24" w:author="Banat Singh" w:date="2026-04-20T00:38:00Z">
        <w:r>
          <w:rPr>
            <w:rFonts w:ascii="Times Roman" w:hAnsi="Times Roman"/>
            <w:u w:color="7F7F7F"/>
            <w:lang w:val="en-US"/>
          </w:rPr>
          <w:delText xml:space="preserve">What tasks were given? </w:delText>
        </w:r>
      </w:del>
      <w:r>
        <w:rPr>
          <w:rFonts w:ascii="Times Roman" w:hAnsi="Times Roman"/>
          <w:b/>
          <w:bCs/>
          <w:lang w:val="en-US"/>
        </w:rPr>
        <w:t>Who were the users?</w:t>
      </w:r>
      <w:r>
        <w:rPr>
          <w:rFonts w:ascii="Times Roman" w:hAnsi="Times Roman"/>
          <w:lang w:val="en-US"/>
        </w:rPr>
        <w:t xml:space="preserve"> We tested the installation with Vibhor, Aakash, and Manan. They are all 1st-year undergraduate students at BITS Design School. Testing with peers who have a design background but no prior knowledge of our specific code or hardware allowed us to see how naturally the interactive elements communicated themselves.</w:t>
      </w:r>
    </w:p>
    <w:p w14:paraId="483F4700" w14:textId="77777777" w:rsidR="00EE618D" w:rsidRDefault="00000000">
      <w:pPr>
        <w:pStyle w:val="Default"/>
        <w:spacing w:before="0" w:after="240" w:line="240" w:lineRule="auto"/>
        <w:rPr>
          <w:rFonts w:ascii="Times Roman" w:eastAsia="Times Roman" w:hAnsi="Times Roman" w:cs="Times Roman"/>
        </w:rPr>
      </w:pPr>
      <w:r>
        <w:rPr>
          <w:rFonts w:ascii="Times Roman" w:hAnsi="Times Roman"/>
          <w:b/>
          <w:bCs/>
          <w:lang w:val="en-US"/>
        </w:rPr>
        <w:t>What tasks were given?</w:t>
      </w:r>
      <w:r>
        <w:rPr>
          <w:rFonts w:ascii="Times Roman" w:hAnsi="Times Roman"/>
          <w:lang w:val="en-US"/>
        </w:rPr>
        <w:t xml:space="preserve"> Because this is a reactive installation rather than a traditional product, we didn't give them a strict step-by-step manual. We gave them exploratory prompts:</w:t>
      </w:r>
    </w:p>
    <w:p w14:paraId="3E939674" w14:textId="77777777" w:rsidR="00EE618D" w:rsidRDefault="00000000">
      <w:pPr>
        <w:pStyle w:val="Default"/>
        <w:numPr>
          <w:ilvl w:val="0"/>
          <w:numId w:val="4"/>
        </w:numPr>
        <w:spacing w:before="0" w:after="240" w:line="240" w:lineRule="auto"/>
        <w:rPr>
          <w:rFonts w:ascii="Times Roman" w:hAnsi="Times Roman"/>
          <w:lang w:val="en-US"/>
        </w:rPr>
      </w:pPr>
      <w:r>
        <w:rPr>
          <w:rFonts w:ascii="Times Roman" w:hAnsi="Times Roman"/>
          <w:lang w:val="en-US"/>
        </w:rPr>
        <w:t>Walk up to the installation and observe what happens.</w:t>
      </w:r>
    </w:p>
    <w:p w14:paraId="3EFFB69C" w14:textId="77777777" w:rsidR="00EE618D" w:rsidRDefault="00000000">
      <w:pPr>
        <w:pStyle w:val="Default"/>
        <w:numPr>
          <w:ilvl w:val="0"/>
          <w:numId w:val="4"/>
        </w:numPr>
        <w:spacing w:before="0" w:after="240" w:line="240" w:lineRule="auto"/>
        <w:rPr>
          <w:rFonts w:ascii="Times Roman" w:hAnsi="Times Roman"/>
          <w:lang w:val="en-US"/>
        </w:rPr>
      </w:pPr>
      <w:r>
        <w:rPr>
          <w:rFonts w:ascii="Times Roman" w:hAnsi="Times Roman"/>
          <w:lang w:val="en-US"/>
        </w:rPr>
        <w:t>Try to hold the robot</w:t>
      </w:r>
      <w:r>
        <w:rPr>
          <w:rFonts w:ascii="Times Roman" w:hAnsi="Times Roman"/>
          <w:rtl/>
        </w:rPr>
        <w:t>’</w:t>
      </w:r>
      <w:r>
        <w:rPr>
          <w:rFonts w:ascii="Times Roman" w:hAnsi="Times Roman"/>
          <w:lang w:val="fr-FR"/>
        </w:rPr>
        <w:t>s attention.</w:t>
      </w:r>
    </w:p>
    <w:p w14:paraId="730D49AC" w14:textId="77777777" w:rsidR="00EE618D" w:rsidDel="00DA3446" w:rsidRDefault="00000000">
      <w:pPr>
        <w:pStyle w:val="Default"/>
        <w:numPr>
          <w:ilvl w:val="0"/>
          <w:numId w:val="4"/>
        </w:numPr>
        <w:spacing w:before="0" w:after="240" w:line="240" w:lineRule="auto"/>
        <w:rPr>
          <w:del w:id="25" w:author="Sayandip Samanta" w:date="2026-04-20T05:09:00Z" w16du:dateUtc="2026-04-19T23:39:00Z"/>
          <w:rFonts w:ascii="Times Roman" w:hAnsi="Times Roman"/>
          <w:lang w:val="en-US"/>
        </w:rPr>
      </w:pPr>
      <w:r>
        <w:rPr>
          <w:rFonts w:ascii="Times Roman" w:hAnsi="Times Roman"/>
          <w:lang w:val="en-US"/>
        </w:rPr>
        <w:t>Figure out if the robot can do anything else besides looking left and right.</w:t>
      </w:r>
    </w:p>
    <w:p w14:paraId="5FD044DE" w14:textId="77777777" w:rsidR="00EE618D" w:rsidRPr="00DA3446" w:rsidDel="00DA3446" w:rsidRDefault="00EE618D" w:rsidP="00DA3446">
      <w:pPr>
        <w:pStyle w:val="Default"/>
        <w:numPr>
          <w:ilvl w:val="0"/>
          <w:numId w:val="4"/>
        </w:numPr>
        <w:spacing w:before="0" w:after="281" w:line="240" w:lineRule="auto"/>
        <w:rPr>
          <w:del w:id="26" w:author="Sayandip Samanta" w:date="2026-04-20T05:09:00Z" w16du:dateUtc="2026-04-19T23:39:00Z"/>
          <w:rFonts w:ascii="Times Roman" w:eastAsia="Times Roman" w:hAnsi="Times Roman" w:cs="Times Roman"/>
          <w:b/>
          <w:bCs/>
          <w:sz w:val="28"/>
          <w:szCs w:val="28"/>
        </w:rPr>
        <w:pPrChange w:id="27" w:author="Sayandip Samanta" w:date="2026-04-20T05:09:00Z" w16du:dateUtc="2026-04-19T23:39:00Z">
          <w:pPr>
            <w:pStyle w:val="Default"/>
            <w:numPr>
              <w:numId w:val="5"/>
            </w:numPr>
            <w:spacing w:before="0" w:after="281" w:line="240" w:lineRule="auto"/>
            <w:ind w:left="803" w:hanging="583"/>
          </w:pPr>
        </w:pPrChange>
      </w:pPr>
    </w:p>
    <w:p w14:paraId="53EEDC61" w14:textId="77777777" w:rsidR="00EE618D" w:rsidRPr="00DA3446" w:rsidDel="00DA3446" w:rsidRDefault="00EE618D" w:rsidP="00DA3446">
      <w:pPr>
        <w:pStyle w:val="Default"/>
        <w:spacing w:before="0" w:after="281" w:line="240" w:lineRule="auto"/>
        <w:rPr>
          <w:del w:id="28" w:author="Sayandip Samanta" w:date="2026-04-20T05:09:00Z" w16du:dateUtc="2026-04-19T23:39:00Z"/>
          <w:i/>
          <w:iCs/>
          <w:color w:val="7F7F7F"/>
          <w:rPrChange w:id="29" w:author="Sayandip Samanta" w:date="2026-04-20T05:09:00Z" w16du:dateUtc="2026-04-19T23:39:00Z">
            <w:rPr>
              <w:del w:id="30" w:author="Sayandip Samanta" w:date="2026-04-20T05:09:00Z" w16du:dateUtc="2026-04-19T23:39:00Z"/>
            </w:rPr>
          </w:rPrChange>
        </w:rPr>
        <w:pPrChange w:id="31" w:author="Sayandip Samanta" w:date="2026-04-20T05:09:00Z" w16du:dateUtc="2026-04-19T23:39:00Z">
          <w:pPr>
            <w:pStyle w:val="ListParagraph"/>
            <w:numPr>
              <w:numId w:val="4"/>
            </w:numPr>
            <w:spacing w:after="0"/>
            <w:ind w:hanging="500"/>
          </w:pPr>
        </w:pPrChange>
      </w:pPr>
    </w:p>
    <w:p w14:paraId="0D894604" w14:textId="77777777" w:rsidR="00EE618D" w:rsidRDefault="00EE618D" w:rsidP="00DA3446">
      <w:pPr>
        <w:pStyle w:val="Default"/>
        <w:numPr>
          <w:ilvl w:val="0"/>
          <w:numId w:val="4"/>
        </w:numPr>
        <w:spacing w:before="0" w:after="240" w:line="240" w:lineRule="auto"/>
        <w:pPrChange w:id="32" w:author="Sayandip Samanta" w:date="2026-04-20T05:09:00Z" w16du:dateUtc="2026-04-19T23:39:00Z">
          <w:pPr>
            <w:pStyle w:val="Body"/>
            <w:numPr>
              <w:numId w:val="4"/>
            </w:numPr>
            <w:ind w:left="720" w:hanging="500"/>
          </w:pPr>
        </w:pPrChange>
      </w:pPr>
    </w:p>
    <w:p w14:paraId="664FB395" w14:textId="77777777" w:rsidR="00EE618D" w:rsidRDefault="00000000">
      <w:pPr>
        <w:pStyle w:val="Heading3"/>
        <w:spacing w:before="281" w:after="281"/>
      </w:pPr>
      <w:r>
        <w:rPr>
          <w:b/>
          <w:bCs/>
        </w:rPr>
        <w:t>3. Results</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46"/>
        <w:gridCol w:w="6810"/>
        <w:gridCol w:w="1584"/>
      </w:tblGrid>
      <w:tr w:rsidR="00EE618D" w14:paraId="56CF3AD7" w14:textId="77777777">
        <w:trPr>
          <w:trHeight w:val="360"/>
        </w:trPr>
        <w:tc>
          <w:tcPr>
            <w:tcW w:w="946"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AA95ACF"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Test</w:t>
            </w:r>
          </w:p>
        </w:tc>
        <w:tc>
          <w:tcPr>
            <w:tcW w:w="680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6E0D7E74"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Outcome</w:t>
            </w:r>
          </w:p>
        </w:tc>
        <w:tc>
          <w:tcPr>
            <w:tcW w:w="158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6B91E61" w14:textId="77777777" w:rsidR="00EE618D" w:rsidRDefault="00000000" w:rsidP="00DA3446">
            <w:pPr>
              <w:suppressAutoHyphens/>
              <w:jc w:val="center"/>
              <w:outlineLvl w:val="0"/>
              <w:pPrChange w:id="33" w:author="Sayandip Samanta" w:date="2026-04-20T05:09:00Z" w16du:dateUtc="2026-04-19T23:39:00Z">
                <w:pPr>
                  <w:suppressAutoHyphens/>
                  <w:outlineLvl w:val="0"/>
                </w:pPr>
              </w:pPrChange>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Pass/Fail</w:t>
            </w:r>
          </w:p>
        </w:tc>
      </w:tr>
      <w:tr w:rsidR="00EE618D" w14:paraId="07162BEC" w14:textId="77777777">
        <w:trPr>
          <w:trHeight w:val="420"/>
        </w:trPr>
        <w:tc>
          <w:tcPr>
            <w:tcW w:w="946"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67112E82"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Motion Trigger</w:t>
            </w:r>
          </w:p>
        </w:tc>
        <w:tc>
          <w:tcPr>
            <w:tcW w:w="680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19321A5B"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The PIR sensor was highly reliable. It caught all three users as soon as they crossed the threshold, waking the robot up in under a second.</w:t>
            </w:r>
          </w:p>
        </w:tc>
        <w:tc>
          <w:tcPr>
            <w:tcW w:w="1584"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3229C277" w14:textId="77777777" w:rsidR="00EE618D" w:rsidRDefault="00000000" w:rsidP="00DA3446">
            <w:pPr>
              <w:suppressAutoHyphens/>
              <w:jc w:val="center"/>
              <w:outlineLvl w:val="0"/>
              <w:pPrChange w:id="34" w:author="Sayandip Samanta" w:date="2026-04-20T05:09:00Z" w16du:dateUtc="2026-04-19T23:39:00Z">
                <w:pPr>
                  <w:suppressAutoHyphens/>
                  <w:outlineLvl w:val="0"/>
                </w:pPr>
              </w:pPrChange>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Pass</w:t>
            </w:r>
          </w:p>
        </w:tc>
      </w:tr>
      <w:tr w:rsidR="00EE618D" w14:paraId="2B14EC4A" w14:textId="77777777">
        <w:trPr>
          <w:trHeight w:val="420"/>
        </w:trPr>
        <w:tc>
          <w:tcPr>
            <w:tcW w:w="946"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789FA44B"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lastRenderedPageBreak/>
              <w:t>Audio Interrupt</w:t>
            </w:r>
          </w:p>
        </w:tc>
        <w:tc>
          <w:tcPr>
            <w:tcW w:w="680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F6ECDDB"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Triggered perfectly when Vibhor clapped his hands loudly. However, it failed to register when Manan simply snapped his fingers or spoke in a normal voice.</w:t>
            </w:r>
          </w:p>
        </w:tc>
        <w:tc>
          <w:tcPr>
            <w:tcW w:w="158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78DC00BB"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Pass (Functional) / Fail (Sensitivity)</w:t>
            </w:r>
          </w:p>
        </w:tc>
      </w:tr>
      <w:tr w:rsidR="00EE618D" w14:paraId="711427F7" w14:textId="77777777">
        <w:trPr>
          <w:trHeight w:val="420"/>
        </w:trPr>
        <w:tc>
          <w:tcPr>
            <w:tcW w:w="946"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5CB98B01"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Idle Timeout</w:t>
            </w:r>
          </w:p>
        </w:tc>
        <w:tc>
          <w:tcPr>
            <w:tcW w:w="6809"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55168113"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The timer logic worked flawlessly. After the users left, the system returned to its dormant state right at the 1-minute mark.</w:t>
            </w:r>
          </w:p>
        </w:tc>
        <w:tc>
          <w:tcPr>
            <w:tcW w:w="1584"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5B629C54"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Pass</w:t>
            </w:r>
          </w:p>
        </w:tc>
      </w:tr>
      <w:tr w:rsidR="00EE618D" w14:paraId="3BB0E214" w14:textId="77777777">
        <w:trPr>
          <w:trHeight w:val="420"/>
        </w:trPr>
        <w:tc>
          <w:tcPr>
            <w:tcW w:w="946"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2D4E2CB0" w14:textId="77777777" w:rsidR="00EE618D" w:rsidRDefault="00000000">
            <w:pPr>
              <w:suppressAutoHyphens/>
              <w:outlineLvl w:val="0"/>
            </w:pPr>
            <w:r>
              <w:rPr>
                <w:rFonts w:ascii="Aptos Display" w:eastAsia="Aptos Display" w:hAnsi="Aptos Display" w:cs="Aptos Display"/>
                <w:b/>
                <w:bCs/>
                <w:color w:val="000000"/>
                <w:sz w:val="16"/>
                <w:szCs w:val="16"/>
                <w14:textOutline w14:w="12700" w14:cap="flat" w14:cmpd="sng" w14:algn="ctr">
                  <w14:noFill/>
                  <w14:prstDash w14:val="solid"/>
                  <w14:miter w14:lim="400000"/>
                </w14:textOutline>
              </w:rPr>
              <w:t>Intuitive Interaction</w:t>
            </w:r>
          </w:p>
        </w:tc>
        <w:tc>
          <w:tcPr>
            <w:tcW w:w="6809"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2B151C74"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Waving and moving around was intuitive for everyone. But 2 out of the 3 users did not realize they could use sound to interact until we hinted at it.</w:t>
            </w:r>
          </w:p>
        </w:tc>
        <w:tc>
          <w:tcPr>
            <w:tcW w:w="1584"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63F150AD" w14:textId="77777777" w:rsidR="00EE618D" w:rsidRDefault="00000000">
            <w:pPr>
              <w:suppressAutoHyphens/>
              <w:outlineLvl w:val="0"/>
            </w:pPr>
            <w:r>
              <w:rPr>
                <w:rFonts w:ascii="Aptos Display" w:eastAsia="Aptos Display" w:hAnsi="Aptos Display" w:cs="Aptos Display"/>
                <w:color w:val="000000"/>
                <w:sz w:val="16"/>
                <w:szCs w:val="16"/>
                <w14:textOutline w14:w="12700" w14:cap="flat" w14:cmpd="sng" w14:algn="ctr">
                  <w14:noFill/>
                  <w14:prstDash w14:val="solid"/>
                  <w14:miter w14:lim="400000"/>
                </w14:textOutline>
              </w:rPr>
              <w:t>Mixed / Needs Improvement</w:t>
            </w:r>
          </w:p>
        </w:tc>
      </w:tr>
    </w:tbl>
    <w:p w14:paraId="0BDDDBF5" w14:textId="77777777" w:rsidR="00EE618D" w:rsidRDefault="00EE618D">
      <w:pPr>
        <w:pStyle w:val="Default"/>
        <w:spacing w:before="0" w:line="240" w:lineRule="auto"/>
        <w:rPr>
          <w:ins w:id="35" w:author="Banat Singh" w:date="2026-04-20T00:38:00Z"/>
          <w:rFonts w:ascii="Helvetica" w:eastAsia="Helvetica" w:hAnsi="Helvetica" w:cs="Helvetica"/>
        </w:rPr>
      </w:pPr>
    </w:p>
    <w:p w14:paraId="594BEC71" w14:textId="77777777" w:rsidR="00EE618D" w:rsidRDefault="00EE618D">
      <w:pPr>
        <w:pStyle w:val="Default"/>
        <w:spacing w:before="0" w:line="240" w:lineRule="auto"/>
        <w:rPr>
          <w:rFonts w:ascii="Helvetica" w:eastAsia="Helvetica" w:hAnsi="Helvetica" w:cs="Helvetica"/>
        </w:rPr>
      </w:pPr>
    </w:p>
    <w:p w14:paraId="50BA8BDC" w14:textId="77777777" w:rsidR="00EE618D" w:rsidRDefault="00EE618D">
      <w:pPr>
        <w:pStyle w:val="Body"/>
      </w:pPr>
    </w:p>
    <w:p w14:paraId="1F94447A" w14:textId="77777777" w:rsidR="00EE618D" w:rsidRDefault="00000000">
      <w:pPr>
        <w:pStyle w:val="Heading3"/>
        <w:spacing w:before="281" w:after="281"/>
      </w:pPr>
      <w:r>
        <w:rPr>
          <w:b/>
          <w:bCs/>
        </w:rPr>
        <w:t>4. Observations</w:t>
      </w:r>
    </w:p>
    <w:p w14:paraId="1613AFB9" w14:textId="77777777" w:rsidR="00EE618D" w:rsidRDefault="00000000">
      <w:pPr>
        <w:pStyle w:val="Default"/>
        <w:spacing w:before="0" w:after="240" w:line="240" w:lineRule="auto"/>
        <w:rPr>
          <w:rFonts w:ascii="Times Roman" w:eastAsia="Times Roman" w:hAnsi="Times Roman" w:cs="Times Roman"/>
        </w:rPr>
      </w:pPr>
      <w:r>
        <w:rPr>
          <w:rFonts w:ascii="Times Roman" w:hAnsi="Times Roman"/>
          <w:b/>
          <w:bCs/>
          <w:lang w:val="en-US"/>
        </w:rPr>
        <w:t>User behavior:</w:t>
      </w:r>
      <w:r>
        <w:rPr>
          <w:rFonts w:ascii="Times Roman" w:hAnsi="Times Roman"/>
          <w:lang w:val="en-US"/>
        </w:rPr>
        <w:t xml:space="preserve"> The initial reaction was great. All three users were visibly surprised when the scrap pile "woke up" and opened its eyes—it </w:t>
      </w:r>
      <w:proofErr w:type="gramStart"/>
      <w:r>
        <w:rPr>
          <w:rFonts w:ascii="Times Roman" w:hAnsi="Times Roman"/>
          <w:lang w:val="en-US"/>
        </w:rPr>
        <w:t>definitely hit</w:t>
      </w:r>
      <w:proofErr w:type="gramEnd"/>
      <w:r>
        <w:rPr>
          <w:rFonts w:ascii="Times Roman" w:hAnsi="Times Roman"/>
          <w:lang w:val="en-US"/>
        </w:rPr>
        <w:t xml:space="preserve"> the design intent of creating unexpected life. Once the eyes started tracking, they naturally tried moving side to side to see if the robot was following them. Interestingly, Aakash tried to physically touch the head to see if it would react, rather than making a noise.</w:t>
      </w:r>
    </w:p>
    <w:p w14:paraId="0C4916EA" w14:textId="77777777" w:rsidR="00EE618D" w:rsidRDefault="00000000">
      <w:pPr>
        <w:pStyle w:val="Default"/>
        <w:spacing w:before="0" w:after="240" w:line="240" w:lineRule="auto"/>
        <w:rPr>
          <w:rFonts w:ascii="Times Roman" w:eastAsia="Times Roman" w:hAnsi="Times Roman" w:cs="Times Roman"/>
          <w:u w:color="7F7F7F"/>
        </w:rPr>
      </w:pPr>
      <w:r>
        <w:rPr>
          <w:rFonts w:ascii="Times Roman" w:hAnsi="Times Roman"/>
          <w:b/>
          <w:bCs/>
          <w:lang w:val="en-US"/>
        </w:rPr>
        <w:t>Pain points:</w:t>
      </w:r>
      <w:r>
        <w:rPr>
          <w:rFonts w:ascii="Times Roman" w:hAnsi="Times Roman"/>
          <w:lang w:val="en-US"/>
        </w:rPr>
        <w:t xml:space="preserve"> The biggest pain point is that the sound interaction is somewhat hidden. Because the servo motors make a slight buzzing noise when they move, the users assumed the robot was just a mechanical visual piece. They didn't think to talk to it or make sharp noises. Additionally, the physical potentiometer on our sound sensor was dialed way too low, meaning it only picked up very aggressive noises rather than casual interaction.</w:t>
      </w:r>
    </w:p>
    <w:p w14:paraId="6B00C627" w14:textId="77777777" w:rsidR="00EE618D" w:rsidRDefault="00EE618D">
      <w:pPr>
        <w:pStyle w:val="Body"/>
      </w:pPr>
    </w:p>
    <w:p w14:paraId="17BEBA62" w14:textId="77777777" w:rsidR="00EE618D" w:rsidRDefault="00000000">
      <w:pPr>
        <w:pStyle w:val="Heading3"/>
        <w:spacing w:before="281" w:after="281"/>
      </w:pPr>
      <w:r>
        <w:rPr>
          <w:b/>
          <w:bCs/>
        </w:rPr>
        <w:t>6. Improvements Suggested</w:t>
      </w:r>
    </w:p>
    <w:p w14:paraId="0B0110F4" w14:textId="77777777" w:rsidR="00EE618D" w:rsidRDefault="00000000">
      <w:pPr>
        <w:pStyle w:val="Default"/>
        <w:spacing w:before="0" w:after="240" w:line="240" w:lineRule="auto"/>
        <w:rPr>
          <w:rFonts w:ascii="Times Roman" w:eastAsia="Times Roman" w:hAnsi="Times Roman" w:cs="Times Roman"/>
        </w:rPr>
      </w:pPr>
      <w:r>
        <w:rPr>
          <w:rFonts w:ascii="Times Roman" w:hAnsi="Times Roman"/>
          <w:b/>
          <w:bCs/>
          <w:lang w:val="en-US"/>
        </w:rPr>
        <w:t>Based on testing:</w:t>
      </w:r>
    </w:p>
    <w:p w14:paraId="42F421D4" w14:textId="77777777" w:rsidR="00EE618D" w:rsidRDefault="00000000">
      <w:pPr>
        <w:pStyle w:val="Default"/>
        <w:numPr>
          <w:ilvl w:val="0"/>
          <w:numId w:val="7"/>
        </w:numPr>
        <w:spacing w:before="0" w:after="240" w:line="240" w:lineRule="auto"/>
        <w:rPr>
          <w:rFonts w:ascii="Times Roman" w:hAnsi="Times Roman"/>
          <w:lang w:val="en-US"/>
        </w:rPr>
      </w:pPr>
      <w:r>
        <w:rPr>
          <w:rFonts w:ascii="Times Roman" w:hAnsi="Times Roman"/>
          <w:b/>
          <w:bCs/>
          <w:lang w:val="en-US"/>
        </w:rPr>
        <w:t>Hardware Adjustment:</w:t>
      </w:r>
      <w:r>
        <w:rPr>
          <w:rFonts w:ascii="Times Roman" w:hAnsi="Times Roman"/>
          <w:lang w:val="en-US"/>
        </w:rPr>
        <w:t xml:space="preserve"> We need to take a small screwdriver and turn up the sensitivity dial directly on the LM393 sound sensor module. A regular finger snap or a spoken "Hello" needs to be enough to trigger the head turn, not just a loud clap.</w:t>
      </w:r>
    </w:p>
    <w:p w14:paraId="2AC29CE8" w14:textId="77777777" w:rsidR="00EE618D" w:rsidRDefault="00000000">
      <w:pPr>
        <w:pStyle w:val="Default"/>
        <w:numPr>
          <w:ilvl w:val="0"/>
          <w:numId w:val="7"/>
        </w:numPr>
        <w:spacing w:before="0" w:after="240" w:line="240" w:lineRule="auto"/>
        <w:rPr>
          <w:rFonts w:ascii="Times Roman" w:hAnsi="Times Roman"/>
          <w:lang w:val="es-ES_tradnl"/>
        </w:rPr>
      </w:pPr>
      <w:r>
        <w:rPr>
          <w:rFonts w:ascii="Times Roman" w:hAnsi="Times Roman"/>
          <w:b/>
          <w:bCs/>
          <w:lang w:val="es-ES_tradnl"/>
        </w:rPr>
        <w:t>Visual Cues:</w:t>
      </w:r>
      <w:r>
        <w:rPr>
          <w:rFonts w:ascii="Times Roman" w:hAnsi="Times Roman"/>
          <w:lang w:val="en-US"/>
        </w:rPr>
        <w:t xml:space="preserve"> We might adjust the code so the </w:t>
      </w:r>
      <w:proofErr w:type="spellStart"/>
      <w:r>
        <w:rPr>
          <w:rFonts w:ascii="Times Roman" w:hAnsi="Times Roman"/>
          <w:lang w:val="en-US"/>
        </w:rPr>
        <w:t>NeoPixels</w:t>
      </w:r>
      <w:proofErr w:type="spellEnd"/>
      <w:r>
        <w:rPr>
          <w:rFonts w:ascii="Times Roman" w:hAnsi="Times Roman"/>
          <w:lang w:val="en-US"/>
        </w:rPr>
        <w:t xml:space="preserve"> "breathe" very slightly when the robot is awake. This pulsing light might invite the user to try different forms of interaction (like sound) rather than just standing still.</w:t>
      </w:r>
    </w:p>
    <w:sectPr w:rsidR="00EE618D">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BB2E" w14:textId="77777777" w:rsidR="004B0AF9" w:rsidRDefault="004B0AF9">
      <w:r>
        <w:separator/>
      </w:r>
    </w:p>
  </w:endnote>
  <w:endnote w:type="continuationSeparator" w:id="0">
    <w:p w14:paraId="152242EF" w14:textId="77777777" w:rsidR="004B0AF9" w:rsidRDefault="004B0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891B" w14:textId="77777777" w:rsidR="00EE618D" w:rsidRDefault="00EE618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8528" w14:textId="77777777" w:rsidR="004B0AF9" w:rsidRDefault="004B0AF9">
      <w:r>
        <w:separator/>
      </w:r>
    </w:p>
  </w:footnote>
  <w:footnote w:type="continuationSeparator" w:id="0">
    <w:p w14:paraId="7B0A8D9F" w14:textId="77777777" w:rsidR="004B0AF9" w:rsidRDefault="004B0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D46F" w14:textId="77777777" w:rsidR="00EE618D" w:rsidRDefault="00EE618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3FD7"/>
    <w:multiLevelType w:val="hybridMultilevel"/>
    <w:tmpl w:val="944255D0"/>
    <w:styleLink w:val="Numbered0"/>
    <w:lvl w:ilvl="0" w:tplc="91B201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971EF57A">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CB60DDE6">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7AE8B5F2">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8500C474">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26EC8E76">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BCA80F0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888A7DF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01F802E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3F170A6"/>
    <w:multiLevelType w:val="hybridMultilevel"/>
    <w:tmpl w:val="DAB281D2"/>
    <w:styleLink w:val="ImportedStyle1"/>
    <w:lvl w:ilvl="0" w:tplc="C0B44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C4BD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F6444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A9A1D9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B4C1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CB651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52E0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6D8C48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F6E1A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A1449ED"/>
    <w:multiLevelType w:val="hybridMultilevel"/>
    <w:tmpl w:val="DAB281D2"/>
    <w:numStyleLink w:val="ImportedStyle1"/>
  </w:abstractNum>
  <w:abstractNum w:abstractNumId="3" w15:restartNumberingAfterBreak="0">
    <w:nsid w:val="56D02AFE"/>
    <w:multiLevelType w:val="hybridMultilevel"/>
    <w:tmpl w:val="33EA0D76"/>
    <w:styleLink w:val="Numbered"/>
    <w:lvl w:ilvl="0" w:tplc="AE7A02B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8B0385C">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B32ADC34">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8D2A6F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ADC62528">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F6803F22">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50D20E56">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77B490D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AB699FC">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9FD61E4"/>
    <w:multiLevelType w:val="hybridMultilevel"/>
    <w:tmpl w:val="33EA0D76"/>
    <w:numStyleLink w:val="Numbered"/>
  </w:abstractNum>
  <w:abstractNum w:abstractNumId="5" w15:restartNumberingAfterBreak="0">
    <w:nsid w:val="6CEF61C3"/>
    <w:multiLevelType w:val="hybridMultilevel"/>
    <w:tmpl w:val="944255D0"/>
    <w:numStyleLink w:val="Numbered0"/>
  </w:abstractNum>
  <w:num w:numId="1" w16cid:durableId="1260875122">
    <w:abstractNumId w:val="1"/>
  </w:num>
  <w:num w:numId="2" w16cid:durableId="324748271">
    <w:abstractNumId w:val="2"/>
  </w:num>
  <w:num w:numId="3" w16cid:durableId="1466658806">
    <w:abstractNumId w:val="3"/>
  </w:num>
  <w:num w:numId="4" w16cid:durableId="207643982">
    <w:abstractNumId w:val="4"/>
  </w:num>
  <w:num w:numId="5" w16cid:durableId="1951273891">
    <w:abstractNumId w:val="4"/>
    <w:lvlOverride w:ilvl="0">
      <w:lvl w:ilvl="0" w:tplc="1EA2A47A">
        <w:start w:val="1"/>
        <w:numFmt w:val="decimal"/>
        <w:lvlText w:val="%1."/>
        <w:lvlJc w:val="left"/>
        <w:pPr>
          <w:ind w:left="80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5383F52">
        <w:start w:val="1"/>
        <w:numFmt w:val="decimal"/>
        <w:lvlText w:val="%2."/>
        <w:lvlJc w:val="left"/>
        <w:pPr>
          <w:ind w:left="10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8CA1C3C">
        <w:start w:val="1"/>
        <w:numFmt w:val="decimal"/>
        <w:lvlText w:val="%3."/>
        <w:lvlJc w:val="left"/>
        <w:pPr>
          <w:ind w:left="12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8C683C">
        <w:start w:val="1"/>
        <w:numFmt w:val="decimal"/>
        <w:lvlText w:val="%4."/>
        <w:lvlJc w:val="left"/>
        <w:pPr>
          <w:ind w:left="14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19C7DF0">
        <w:start w:val="1"/>
        <w:numFmt w:val="decimal"/>
        <w:lvlText w:val="%5."/>
        <w:lvlJc w:val="left"/>
        <w:pPr>
          <w:ind w:left="168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0D644F2">
        <w:start w:val="1"/>
        <w:numFmt w:val="decimal"/>
        <w:lvlText w:val="%6."/>
        <w:lvlJc w:val="left"/>
        <w:pPr>
          <w:ind w:left="190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820A7F4">
        <w:start w:val="1"/>
        <w:numFmt w:val="decimal"/>
        <w:lvlText w:val="%7."/>
        <w:lvlJc w:val="left"/>
        <w:pPr>
          <w:ind w:left="21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B3C6878">
        <w:start w:val="1"/>
        <w:numFmt w:val="decimal"/>
        <w:lvlText w:val="%8."/>
        <w:lvlJc w:val="left"/>
        <w:pPr>
          <w:ind w:left="23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2124128">
        <w:start w:val="1"/>
        <w:numFmt w:val="decimal"/>
        <w:lvlText w:val="%9."/>
        <w:lvlJc w:val="left"/>
        <w:pPr>
          <w:ind w:left="25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138064831">
    <w:abstractNumId w:val="0"/>
  </w:num>
  <w:num w:numId="7" w16cid:durableId="9067658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ndip Samanta">
    <w15:presenceInfo w15:providerId="AD" w15:userId="S::sayandip.samanta2025@bitsdesign.edu.in::3ecf639f-2647-4302-a668-fe9ae35ed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18D"/>
    <w:rsid w:val="004B0AF9"/>
    <w:rsid w:val="00802BCD"/>
    <w:rsid w:val="00DA3446"/>
    <w:rsid w:val="00EE6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00C12E"/>
  <w15:docId w15:val="{9BD6BBFF-12A9-0E47-9D04-9B41D6E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160" w:after="80" w:line="279" w:lineRule="auto"/>
      <w:outlineLvl w:val="2"/>
    </w:pPr>
    <w:rPr>
      <w:rFonts w:ascii="Aptos Display" w:eastAsia="Aptos Display" w:hAnsi="Aptos Display" w:cs="Aptos Display"/>
      <w:color w:val="0F4761"/>
      <w:sz w:val="28"/>
      <w:szCs w:val="28"/>
      <w:u w:color="0F4761"/>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360" w:after="80" w:line="279" w:lineRule="auto"/>
      <w:outlineLvl w:val="0"/>
    </w:pPr>
    <w:rPr>
      <w:rFonts w:ascii="Aptos Display" w:eastAsia="Aptos Display" w:hAnsi="Aptos Display" w:cs="Aptos Display"/>
      <w:color w:val="0F4761"/>
      <w:sz w:val="40"/>
      <w:szCs w:val="40"/>
      <w:u w:color="0F4761"/>
      <w:lang w:val="en-US"/>
      <w14:textOutline w14:w="0" w14:cap="flat" w14:cmpd="sng" w14:algn="ctr">
        <w14:noFill/>
        <w14:prstDash w14:val="solid"/>
        <w14:bevel/>
      </w14:textOutline>
    </w:rPr>
  </w:style>
  <w:style w:type="paragraph" w:customStyle="1" w:styleId="Body">
    <w:name w:val="Body"/>
    <w:pPr>
      <w:spacing w:after="160" w:line="279" w:lineRule="auto"/>
    </w:pPr>
    <w:rPr>
      <w:rFonts w:ascii="Aptos Display" w:eastAsia="Aptos Display" w:hAnsi="Aptos Display" w:cs="Aptos Display"/>
      <w:color w:val="000000"/>
      <w:sz w:val="24"/>
      <w:szCs w:val="24"/>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79" w:lineRule="auto"/>
      <w:ind w:left="720"/>
    </w:pPr>
    <w:rPr>
      <w:rFonts w:ascii="Aptos Display" w:eastAsia="Aptos Display" w:hAnsi="Aptos Display" w:cs="Aptos Display"/>
      <w:color w:val="000000"/>
      <w:sz w:val="24"/>
      <w:szCs w:val="24"/>
      <w:u w:color="000000"/>
      <w:lang w:val="en-US"/>
    </w:rPr>
  </w:style>
  <w:style w:type="numbering" w:customStyle="1" w:styleId="ImportedStyle1">
    <w:name w:val="Imported Style 1"/>
    <w:pPr>
      <w:numPr>
        <w:numId w:val="1"/>
      </w:numPr>
    </w:pPr>
  </w:style>
  <w:style w:type="numbering" w:customStyle="1" w:styleId="Numbered">
    <w:name w:val="Numbered"/>
    <w:pPr>
      <w:numPr>
        <w:numId w:val="3"/>
      </w:numPr>
    </w:pPr>
  </w:style>
  <w:style w:type="numbering" w:customStyle="1" w:styleId="Numbered0">
    <w:name w:val="Numbered.0"/>
    <w:pPr>
      <w:numPr>
        <w:numId w:val="6"/>
      </w:numPr>
    </w:pPr>
  </w:style>
  <w:style w:type="paragraph" w:styleId="Revision">
    <w:name w:val="Revision"/>
    <w:hidden/>
    <w:uiPriority w:val="99"/>
    <w:semiHidden/>
    <w:rsid w:val="00DA344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Sayandip Samanta</cp:lastModifiedBy>
  <cp:revision>2</cp:revision>
  <dcterms:created xsi:type="dcterms:W3CDTF">2026-04-19T23:43:00Z</dcterms:created>
  <dcterms:modified xsi:type="dcterms:W3CDTF">2026-04-19T23:43:00Z</dcterms:modified>
</cp:coreProperties>
</file>