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22078" w14:textId="7A2DBE8F" w:rsidR="00C741C6" w:rsidRDefault="00000000">
      <w:pPr>
        <w:pStyle w:val="Body"/>
        <w:rPr>
          <w:b/>
          <w:bCs/>
          <w:sz w:val="48"/>
          <w:szCs w:val="48"/>
        </w:rPr>
      </w:pPr>
      <w:r>
        <w:rPr>
          <w:b/>
          <w:bCs/>
          <w:sz w:val="48"/>
          <w:szCs w:val="48"/>
        </w:rPr>
        <w:t>ODT Summative 2</w:t>
      </w:r>
    </w:p>
    <w:p w14:paraId="5A843DD6" w14:textId="77777777" w:rsidR="00C741C6" w:rsidRDefault="00000000">
      <w:pPr>
        <w:pStyle w:val="Body"/>
        <w:rPr>
          <w:b/>
          <w:bCs/>
          <w:color w:val="0070C0"/>
          <w:sz w:val="40"/>
          <w:szCs w:val="40"/>
          <w:u w:color="0070C0"/>
        </w:rPr>
      </w:pPr>
      <w:r>
        <w:rPr>
          <w:b/>
          <w:bCs/>
          <w:color w:val="0070C0"/>
          <w:sz w:val="36"/>
          <w:szCs w:val="36"/>
          <w:u w:color="0070C0"/>
          <w:lang w:val="de-DE"/>
        </w:rPr>
        <w:t xml:space="preserve">Idea </w:t>
      </w:r>
      <w:proofErr w:type="gramStart"/>
      <w:r>
        <w:rPr>
          <w:b/>
          <w:bCs/>
          <w:color w:val="0070C0"/>
          <w:sz w:val="36"/>
          <w:szCs w:val="36"/>
          <w:u w:color="0070C0"/>
          <w:lang w:val="de-DE"/>
        </w:rPr>
        <w:t>Brief :</w:t>
      </w:r>
      <w:proofErr w:type="gramEnd"/>
    </w:p>
    <w:p w14:paraId="1E4514F5" w14:textId="77777777" w:rsidR="00C741C6" w:rsidRDefault="00000000">
      <w:pPr>
        <w:pStyle w:val="Default"/>
        <w:spacing w:before="0" w:after="240" w:line="240" w:lineRule="auto"/>
        <w:rPr>
          <w:rFonts w:ascii="Times Roman" w:eastAsia="Times Roman" w:hAnsi="Times Roman" w:cs="Times Roman"/>
        </w:rPr>
      </w:pPr>
      <w:r>
        <w:rPr>
          <w:rFonts w:ascii="Times Roman" w:hAnsi="Times Roman"/>
          <w:b/>
          <w:bCs/>
        </w:rPr>
        <w:t>The Concept</w:t>
      </w:r>
      <w:r>
        <w:rPr>
          <w:rFonts w:ascii="Times Roman" w:hAnsi="Times Roman"/>
        </w:rPr>
        <w:t xml:space="preserve"> </w:t>
      </w:r>
      <w:del w:id="0" w:author="Banat Singh" w:date="2026-04-20T00:00:00Z">
        <w:r>
          <w:rPr>
            <w:rFonts w:ascii="Times Roman" w:hAnsi="Times Roman"/>
          </w:rPr>
          <w:delText xml:space="preserve">This project is a kinetic, sensor-driven robot designed to physically react to the people and noises around it. We intentionally built the entire piece using salvaged electronics, scrap hardware, and discarded materials. This isn't just an aesthetic choice; it is a direct challenge to modern throwaway culture. </w:delText>
        </w:r>
      </w:del>
      <w:r>
        <w:rPr>
          <w:rFonts w:ascii="Times Roman" w:hAnsi="Times Roman"/>
        </w:rPr>
        <w:t>This project is an interactive, sensor-driven robot built almost entirely from salvaged, end-of-life materials. It functions as a kinetic installation that reacts to its surroundings, translating environmental inputs—like a person walking by or a sudden loud noise—into lifelike, curious mechanical movements.</w:t>
      </w:r>
      <w:ins w:id="1" w:author="Banat Singh" w:date="2026-04-20T00:00:00Z">
        <w:r>
          <w:rPr>
            <w:rFonts w:ascii="Times Roman" w:hAnsi="Times Roman"/>
          </w:rPr>
          <w:t xml:space="preserve"> </w:t>
        </w:r>
      </w:ins>
      <w:r>
        <w:rPr>
          <w:rFonts w:ascii="Times Roman" w:hAnsi="Times Roman"/>
        </w:rPr>
        <w:t xml:space="preserve">By </w:t>
      </w:r>
      <w:del w:id="2" w:author="Banat Singh" w:date="2026-04-20T00:00:00Z">
        <w:r>
          <w:rPr>
            <w:rFonts w:ascii="Times Roman" w:hAnsi="Times Roman"/>
          </w:rPr>
          <w:delText>taking "dead" e-waste</w:delText>
        </w:r>
      </w:del>
      <w:r>
        <w:rPr>
          <w:rFonts w:ascii="Times Roman" w:hAnsi="Times Roman"/>
        </w:rPr>
        <w:t>using sustainable materials and engineering it to respond to human motion and sound, the installation proves that items otherwise regarded “useless” can be repurposed into something that feels genuinely alive, interactive, and valuable.</w:t>
      </w:r>
    </w:p>
    <w:p w14:paraId="5B41C927" w14:textId="77777777" w:rsidR="00C741C6" w:rsidRDefault="00000000">
      <w:pPr>
        <w:pStyle w:val="Default"/>
        <w:spacing w:before="0" w:after="240" w:line="240" w:lineRule="auto"/>
        <w:rPr>
          <w:rFonts w:ascii="Times Roman" w:eastAsia="Times Roman" w:hAnsi="Times Roman" w:cs="Times Roman"/>
        </w:rPr>
      </w:pPr>
      <w:r>
        <w:rPr>
          <w:rFonts w:ascii="Times Roman" w:hAnsi="Times Roman"/>
          <w:b/>
          <w:bCs/>
        </w:rPr>
        <w:t>Behavioral Mechanics</w:t>
      </w:r>
      <w:r>
        <w:rPr>
          <w:rFonts w:ascii="Times Roman" w:hAnsi="Times Roman"/>
        </w:rPr>
        <w:t xml:space="preserve"> Rather than running a static, predictable loop, the robot mimics basic, curious awareness:</w:t>
      </w:r>
    </w:p>
    <w:p w14:paraId="05CEC852" w14:textId="77777777" w:rsidR="00C741C6" w:rsidRDefault="00000000">
      <w:pPr>
        <w:pStyle w:val="Default"/>
        <w:numPr>
          <w:ilvl w:val="0"/>
          <w:numId w:val="2"/>
        </w:numPr>
        <w:spacing w:before="0" w:after="240" w:line="240" w:lineRule="auto"/>
        <w:rPr>
          <w:rFonts w:ascii="Times Roman" w:hAnsi="Times Roman" w:hint="eastAsia"/>
        </w:rPr>
      </w:pPr>
      <w:r>
        <w:rPr>
          <w:rFonts w:ascii="Times Roman" w:hAnsi="Times Roman"/>
          <w:b/>
          <w:bCs/>
        </w:rPr>
        <w:t>Dormancy:</w:t>
      </w:r>
      <w:r>
        <w:rPr>
          <w:rFonts w:ascii="Times Roman" w:hAnsi="Times Roman"/>
        </w:rPr>
        <w:t xml:space="preserve"> When a room is empty, it rests quietly to conserve power.</w:t>
      </w:r>
    </w:p>
    <w:p w14:paraId="68E79B86" w14:textId="77777777" w:rsidR="00C741C6" w:rsidRDefault="00000000">
      <w:pPr>
        <w:pStyle w:val="Default"/>
        <w:numPr>
          <w:ilvl w:val="0"/>
          <w:numId w:val="2"/>
        </w:numPr>
        <w:spacing w:before="0" w:after="240" w:line="240" w:lineRule="auto"/>
        <w:rPr>
          <w:rFonts w:ascii="Times Roman" w:hAnsi="Times Roman" w:hint="eastAsia"/>
          <w:lang w:val="it-IT"/>
        </w:rPr>
      </w:pPr>
      <w:proofErr w:type="spellStart"/>
      <w:r>
        <w:rPr>
          <w:rFonts w:ascii="Times Roman" w:hAnsi="Times Roman"/>
          <w:b/>
          <w:bCs/>
          <w:lang w:val="it-IT"/>
        </w:rPr>
        <w:t>Curiosity</w:t>
      </w:r>
      <w:proofErr w:type="spellEnd"/>
      <w:r>
        <w:rPr>
          <w:rFonts w:ascii="Times Roman" w:hAnsi="Times Roman"/>
          <w:b/>
          <w:bCs/>
          <w:lang w:val="it-IT"/>
        </w:rPr>
        <w:t>:</w:t>
      </w:r>
      <w:r>
        <w:rPr>
          <w:rFonts w:ascii="Times Roman" w:hAnsi="Times Roman"/>
        </w:rPr>
        <w:t xml:space="preserve"> The moment someone walks by, it "wakes up." The mechanical eyelids open, and the eyes actively scan the room.</w:t>
      </w:r>
    </w:p>
    <w:p w14:paraId="18464431" w14:textId="77777777" w:rsidR="00C741C6" w:rsidRDefault="00000000">
      <w:pPr>
        <w:pStyle w:val="Default"/>
        <w:numPr>
          <w:ilvl w:val="0"/>
          <w:numId w:val="2"/>
        </w:numPr>
        <w:spacing w:before="0" w:after="240" w:line="240" w:lineRule="auto"/>
        <w:rPr>
          <w:rFonts w:ascii="Times Roman" w:hAnsi="Times Roman" w:hint="eastAsia"/>
        </w:rPr>
      </w:pPr>
      <w:r>
        <w:rPr>
          <w:rFonts w:ascii="Times Roman" w:hAnsi="Times Roman"/>
          <w:b/>
          <w:bCs/>
        </w:rPr>
        <w:t>Reactivity:</w:t>
      </w:r>
      <w:r>
        <w:rPr>
          <w:rFonts w:ascii="Times Roman" w:hAnsi="Times Roman"/>
        </w:rPr>
        <w:t xml:space="preserve"> If it hears a sudden noise while awake, it immediately turns its head to investigate the sound, using pulsing dynamic lights to signal a shift in its attention.</w:t>
      </w:r>
    </w:p>
    <w:p w14:paraId="5AB2BD7A" w14:textId="77777777" w:rsidR="00C741C6" w:rsidRDefault="00C741C6">
      <w:pPr>
        <w:pStyle w:val="Body"/>
        <w:rPr>
          <w:b/>
          <w:bCs/>
          <w:color w:val="0070C0"/>
          <w:sz w:val="36"/>
          <w:szCs w:val="36"/>
          <w:u w:color="0070C0"/>
        </w:rPr>
      </w:pPr>
    </w:p>
    <w:p w14:paraId="161BDB92" w14:textId="77777777" w:rsidR="00C741C6" w:rsidDel="0032733C" w:rsidRDefault="00000000">
      <w:pPr>
        <w:pStyle w:val="Body"/>
        <w:rPr>
          <w:del w:id="3" w:author="Sayandip Samanta" w:date="2026-04-20T05:23:00Z" w16du:dateUtc="2026-04-19T23:53:00Z"/>
          <w:b/>
          <w:bCs/>
          <w:color w:val="0070C0"/>
          <w:sz w:val="36"/>
          <w:szCs w:val="36"/>
          <w:u w:color="0070C0"/>
        </w:rPr>
      </w:pPr>
      <w:r>
        <w:rPr>
          <w:b/>
          <w:bCs/>
          <w:color w:val="0070C0"/>
          <w:sz w:val="36"/>
          <w:szCs w:val="36"/>
          <w:u w:color="0070C0"/>
        </w:rPr>
        <w:t xml:space="preserve">Basic Idea </w:t>
      </w:r>
      <w:proofErr w:type="gramStart"/>
      <w:r>
        <w:rPr>
          <w:b/>
          <w:bCs/>
          <w:color w:val="0070C0"/>
          <w:sz w:val="36"/>
          <w:szCs w:val="36"/>
          <w:u w:color="0070C0"/>
        </w:rPr>
        <w:t>Sketch :</w:t>
      </w:r>
      <w:proofErr w:type="gramEnd"/>
    </w:p>
    <w:p w14:paraId="45C3393E" w14:textId="77777777" w:rsidR="00C741C6" w:rsidDel="0032733C" w:rsidRDefault="00C741C6">
      <w:pPr>
        <w:pStyle w:val="Body"/>
        <w:rPr>
          <w:del w:id="4" w:author="Sayandip Samanta" w:date="2026-04-20T05:23:00Z" w16du:dateUtc="2026-04-19T23:53:00Z"/>
        </w:rPr>
      </w:pPr>
    </w:p>
    <w:p w14:paraId="6D77EB1E" w14:textId="77777777" w:rsidR="00C741C6" w:rsidRDefault="00C741C6">
      <w:pPr>
        <w:pStyle w:val="Body"/>
      </w:pPr>
    </w:p>
    <w:p w14:paraId="2C83D7CF" w14:textId="33B886AB" w:rsidR="00C741C6" w:rsidDel="0032733C" w:rsidRDefault="0032733C">
      <w:pPr>
        <w:pStyle w:val="Body"/>
        <w:rPr>
          <w:del w:id="5" w:author="Sayandip Samanta" w:date="2026-04-20T05:24:00Z" w16du:dateUtc="2026-04-19T23:54:00Z"/>
        </w:rPr>
      </w:pPr>
      <w:ins w:id="6" w:author="Sayandip Samanta" w:date="2026-04-20T05:23:00Z" w16du:dateUtc="2026-04-19T23:53:00Z">
        <w:r>
          <w:rPr>
            <w:b/>
            <w:bCs/>
            <w:noProof/>
            <w:sz w:val="48"/>
            <w:szCs w:val="48"/>
            <w14:textOutline w14:w="0" w14:cap="rnd" w14:cmpd="sng" w14:algn="ctr">
              <w14:noFill/>
              <w14:prstDash w14:val="solid"/>
              <w14:bevel/>
            </w14:textOutline>
          </w:rPr>
          <w:drawing>
            <wp:inline distT="0" distB="0" distL="0" distR="0" wp14:anchorId="49132749" wp14:editId="345C06B2">
              <wp:extent cx="2852928" cy="3218995"/>
              <wp:effectExtent l="0" t="0" r="5080" b="0"/>
              <wp:docPr id="23323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0693" name="Picture 2332306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5246" cy="3300592"/>
                      </a:xfrm>
                      <a:prstGeom prst="rect">
                        <a:avLst/>
                      </a:prstGeom>
                    </pic:spPr>
                  </pic:pic>
                </a:graphicData>
              </a:graphic>
            </wp:inline>
          </w:drawing>
        </w:r>
      </w:ins>
    </w:p>
    <w:p w14:paraId="58FAE80E" w14:textId="77777777" w:rsidR="00C741C6" w:rsidDel="0032733C" w:rsidRDefault="00C741C6">
      <w:pPr>
        <w:pStyle w:val="Body"/>
        <w:rPr>
          <w:del w:id="7" w:author="Sayandip Samanta" w:date="2026-04-20T05:24:00Z" w16du:dateUtc="2026-04-19T23:54:00Z"/>
        </w:rPr>
      </w:pPr>
    </w:p>
    <w:p w14:paraId="2CA54258" w14:textId="7425FA12" w:rsidR="00C741C6" w:rsidDel="0032733C" w:rsidRDefault="00C741C6">
      <w:pPr>
        <w:pStyle w:val="Body"/>
        <w:rPr>
          <w:del w:id="8" w:author="Sayandip Samanta" w:date="2026-04-20T05:24:00Z" w16du:dateUtc="2026-04-19T23:54:00Z"/>
        </w:rPr>
      </w:pPr>
    </w:p>
    <w:p w14:paraId="5AEEFAF7" w14:textId="6089946C" w:rsidR="00C741C6" w:rsidDel="0032733C" w:rsidRDefault="00C741C6">
      <w:pPr>
        <w:pStyle w:val="Body"/>
        <w:rPr>
          <w:del w:id="9" w:author="Sayandip Samanta" w:date="2026-04-20T05:24:00Z" w16du:dateUtc="2026-04-19T23:54:00Z"/>
        </w:rPr>
      </w:pPr>
    </w:p>
    <w:p w14:paraId="1D1EBD22" w14:textId="55DB5249" w:rsidR="00C741C6" w:rsidRDefault="00C741C6">
      <w:pPr>
        <w:pStyle w:val="Body"/>
      </w:pPr>
    </w:p>
    <w:sectPr w:rsidR="00C741C6">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C40A2" w14:textId="77777777" w:rsidR="00D92E5A" w:rsidRDefault="00D92E5A">
      <w:r>
        <w:separator/>
      </w:r>
    </w:p>
  </w:endnote>
  <w:endnote w:type="continuationSeparator" w:id="0">
    <w:p w14:paraId="39858FF9" w14:textId="77777777" w:rsidR="00D92E5A" w:rsidRDefault="00D92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E7AA" w14:textId="77777777" w:rsidR="00C741C6" w:rsidRDefault="00C741C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1526A" w14:textId="77777777" w:rsidR="00D92E5A" w:rsidRDefault="00D92E5A">
      <w:r>
        <w:separator/>
      </w:r>
    </w:p>
  </w:footnote>
  <w:footnote w:type="continuationSeparator" w:id="0">
    <w:p w14:paraId="46C3304C" w14:textId="77777777" w:rsidR="00D92E5A" w:rsidRDefault="00D92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606A" w14:textId="77777777" w:rsidR="00C741C6" w:rsidRDefault="00C741C6">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540AC"/>
    <w:multiLevelType w:val="hybridMultilevel"/>
    <w:tmpl w:val="7EB8FFB8"/>
    <w:numStyleLink w:val="Bullet"/>
  </w:abstractNum>
  <w:abstractNum w:abstractNumId="1" w15:restartNumberingAfterBreak="0">
    <w:nsid w:val="6CB354A3"/>
    <w:multiLevelType w:val="hybridMultilevel"/>
    <w:tmpl w:val="7EB8FFB8"/>
    <w:styleLink w:val="Bullet"/>
    <w:lvl w:ilvl="0" w:tplc="BD0ADEEE">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04FC7A0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F998F810">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49FA48CE">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71205B54">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1E0C0D9E">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EA44DE26">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041AC96E">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2870A67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num w:numId="1" w16cid:durableId="1117062191">
    <w:abstractNumId w:val="1"/>
  </w:num>
  <w:num w:numId="2" w16cid:durableId="13404243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yandip Samanta">
    <w15:presenceInfo w15:providerId="AD" w15:userId="S::sayandip.samanta2025@bitsdesign.edu.in::3ecf639f-2647-4302-a668-fe9ae35ede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1C6"/>
    <w:rsid w:val="0032733C"/>
    <w:rsid w:val="00802BCD"/>
    <w:rsid w:val="00C741C6"/>
    <w:rsid w:val="00D92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5ECB66"/>
  <w15:docId w15:val="{9BD6BBFF-12A9-0E47-9D04-9B41D6E5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79" w:lineRule="auto"/>
    </w:pPr>
    <w:rPr>
      <w:rFonts w:ascii="Aptos Display" w:eastAsia="Aptos Display" w:hAnsi="Aptos Display" w:cs="Aptos Display"/>
      <w:color w:val="000000"/>
      <w:sz w:val="24"/>
      <w:szCs w:val="24"/>
      <w:u w:color="000000"/>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1"/>
      </w:numPr>
    </w:pPr>
  </w:style>
  <w:style w:type="paragraph" w:styleId="Revision">
    <w:name w:val="Revision"/>
    <w:hidden/>
    <w:uiPriority w:val="99"/>
    <w:semiHidden/>
    <w:rsid w:val="0032733C"/>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Display"/>
            <a:ea typeface="Aptos Display"/>
            <a:cs typeface="Aptos Display"/>
            <a:sym typeface="Aptos Display"/>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Sayandip Samanta</cp:lastModifiedBy>
  <cp:revision>2</cp:revision>
  <dcterms:created xsi:type="dcterms:W3CDTF">2026-04-19T23:55:00Z</dcterms:created>
  <dcterms:modified xsi:type="dcterms:W3CDTF">2026-04-19T23:55:00Z</dcterms:modified>
</cp:coreProperties>
</file>