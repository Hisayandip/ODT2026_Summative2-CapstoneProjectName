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1D44" w14:textId="4A2DF3DE" w:rsidR="003B3F36" w:rsidRDefault="00000000">
      <w:pPr>
        <w:pStyle w:val="Heading"/>
        <w:spacing w:before="322" w:after="322"/>
      </w:pPr>
      <w:r>
        <w:rPr>
          <w:b/>
          <w:bCs/>
          <w:sz w:val="48"/>
          <w:szCs w:val="48"/>
        </w:rPr>
        <w:t>Electronics Documentation</w:t>
      </w:r>
    </w:p>
    <w:p w14:paraId="15E365C4" w14:textId="16DE8A63" w:rsidR="003B3F36" w:rsidRDefault="00000000">
      <w:pPr>
        <w:pStyle w:val="Heading3"/>
        <w:spacing w:before="281" w:after="281"/>
      </w:pPr>
      <w:r>
        <w:rPr>
          <w:b/>
          <w:bCs/>
        </w:rPr>
        <w:t>1. Electronics Block Diagram</w:t>
      </w:r>
    </w:p>
    <w:p w14:paraId="4FC3BC30" w14:textId="51188DFC" w:rsidR="003B3F36" w:rsidRDefault="00040F8A">
      <w:pPr>
        <w:pStyle w:val="BodyA"/>
        <w:spacing w:before="240" w:after="240"/>
        <w:rPr>
          <w:i/>
          <w:iCs/>
          <w:color w:val="7F7F7F"/>
          <w:u w:color="7F7F7F"/>
        </w:rPr>
      </w:pPr>
      <w:ins w:id="0" w:author="Sayandip Samanta" w:date="2026-04-20T04:21:00Z" w16du:dateUtc="2026-04-19T22:51:00Z">
        <w:r>
          <w:rPr>
            <w:i/>
            <w:iCs/>
            <w:color w:val="7F7F7F"/>
            <w:u w:color="7F7F7F"/>
          </w:rPr>
          <w:t>Si</w:t>
        </w:r>
      </w:ins>
      <w:del w:id="1" w:author="Sayandip Samanta" w:date="2026-04-20T04:21:00Z" w16du:dateUtc="2026-04-19T22:51:00Z">
        <w:r w:rsidR="00000000" w:rsidDel="00040F8A">
          <w:rPr>
            <w:i/>
            <w:iCs/>
            <w:color w:val="7F7F7F"/>
            <w:u w:color="7F7F7F"/>
          </w:rPr>
          <w:delText>Show si</w:delText>
        </w:r>
      </w:del>
      <w:r w:rsidR="00000000">
        <w:rPr>
          <w:i/>
          <w:iCs/>
          <w:color w:val="7F7F7F"/>
          <w:u w:color="7F7F7F"/>
        </w:rPr>
        <w:t xml:space="preserve">gnal </w:t>
      </w:r>
      <w:proofErr w:type="gramStart"/>
      <w:r w:rsidR="00000000">
        <w:rPr>
          <w:i/>
          <w:iCs/>
          <w:color w:val="7F7F7F"/>
          <w:u w:color="7F7F7F"/>
        </w:rPr>
        <w:t xml:space="preserve">and </w:t>
      </w:r>
      <w:ins w:id="2" w:author="Sayandip Samanta" w:date="2026-04-20T04:21:00Z" w16du:dateUtc="2026-04-19T22:51:00Z">
        <w:r>
          <w:rPr>
            <w:i/>
            <w:iCs/>
            <w:color w:val="7F7F7F"/>
            <w:u w:color="7F7F7F"/>
          </w:rPr>
          <w:t xml:space="preserve"> </w:t>
        </w:r>
      </w:ins>
      <w:r w:rsidR="00000000">
        <w:rPr>
          <w:i/>
          <w:iCs/>
          <w:color w:val="7F7F7F"/>
          <w:u w:color="7F7F7F"/>
        </w:rPr>
        <w:t>power</w:t>
      </w:r>
      <w:proofErr w:type="gramEnd"/>
      <w:r w:rsidR="00000000">
        <w:rPr>
          <w:i/>
          <w:iCs/>
          <w:color w:val="7F7F7F"/>
          <w:u w:color="7F7F7F"/>
        </w:rPr>
        <w:t xml:space="preserve"> flow</w:t>
      </w:r>
    </w:p>
    <w:p w14:paraId="23175452" w14:textId="5FF16303" w:rsidR="003B3F36" w:rsidRDefault="00040F8A">
      <w:pPr>
        <w:pStyle w:val="BodyA"/>
      </w:pPr>
      <w:r>
        <w:rPr>
          <w:b/>
          <w:bCs/>
          <w:noProof/>
        </w:rPr>
        <w:drawing>
          <wp:anchor distT="152400" distB="152400" distL="152400" distR="152400" simplePos="0" relativeHeight="251659264" behindDoc="0" locked="0" layoutInCell="1" allowOverlap="1" wp14:anchorId="3D38060C" wp14:editId="52220C68">
            <wp:simplePos x="0" y="0"/>
            <wp:positionH relativeFrom="margin">
              <wp:posOffset>12700</wp:posOffset>
            </wp:positionH>
            <wp:positionV relativeFrom="line">
              <wp:posOffset>226967</wp:posOffset>
            </wp:positionV>
            <wp:extent cx="6061166" cy="3030583"/>
            <wp:effectExtent l="0" t="0" r="0" b="5080"/>
            <wp:wrapNone/>
            <wp:docPr id="1073741825" name="officeArt object" descr="pasted-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jpeg" descr="pasted-image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1166" cy="30305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A859C" w14:textId="1B5F3FF1" w:rsidR="003B3F36" w:rsidRDefault="003B3F36">
      <w:pPr>
        <w:pStyle w:val="Heading3"/>
        <w:spacing w:before="281" w:after="281"/>
        <w:rPr>
          <w:ins w:id="3" w:author="Banat Singh" w:date="2026-04-20T00:55:00Z"/>
        </w:rPr>
      </w:pPr>
    </w:p>
    <w:p w14:paraId="42FBA937" w14:textId="77777777" w:rsidR="00040F8A" w:rsidRDefault="00040F8A">
      <w:pPr>
        <w:pStyle w:val="Heading3"/>
        <w:spacing w:before="281" w:after="281"/>
        <w:rPr>
          <w:ins w:id="4" w:author="Sayandip Samanta" w:date="2026-04-20T04:21:00Z" w16du:dateUtc="2026-04-19T22:51:00Z"/>
          <w:b/>
          <w:bCs/>
        </w:rPr>
      </w:pPr>
    </w:p>
    <w:p w14:paraId="2E22B704" w14:textId="77777777" w:rsidR="00040F8A" w:rsidRDefault="00040F8A">
      <w:pPr>
        <w:pStyle w:val="Heading3"/>
        <w:spacing w:before="281" w:after="281"/>
        <w:rPr>
          <w:ins w:id="5" w:author="Sayandip Samanta" w:date="2026-04-20T04:21:00Z" w16du:dateUtc="2026-04-19T22:51:00Z"/>
          <w:b/>
          <w:bCs/>
        </w:rPr>
      </w:pPr>
    </w:p>
    <w:p w14:paraId="27B6B5C3" w14:textId="77777777" w:rsidR="00040F8A" w:rsidRDefault="00040F8A">
      <w:pPr>
        <w:pStyle w:val="Heading3"/>
        <w:spacing w:before="281" w:after="281"/>
        <w:rPr>
          <w:ins w:id="6" w:author="Sayandip Samanta" w:date="2026-04-20T04:21:00Z" w16du:dateUtc="2026-04-19T22:51:00Z"/>
          <w:b/>
          <w:bCs/>
        </w:rPr>
      </w:pPr>
    </w:p>
    <w:p w14:paraId="54AF31B4" w14:textId="77777777" w:rsidR="00040F8A" w:rsidRDefault="00040F8A">
      <w:pPr>
        <w:pStyle w:val="Heading3"/>
        <w:spacing w:before="281" w:after="281"/>
        <w:rPr>
          <w:ins w:id="7" w:author="Sayandip Samanta" w:date="2026-04-20T04:21:00Z" w16du:dateUtc="2026-04-19T22:51:00Z"/>
          <w:b/>
          <w:bCs/>
        </w:rPr>
      </w:pPr>
    </w:p>
    <w:p w14:paraId="1EC342B0" w14:textId="77777777" w:rsidR="00040F8A" w:rsidRDefault="00040F8A">
      <w:pPr>
        <w:pStyle w:val="Heading3"/>
        <w:spacing w:before="281" w:after="281"/>
        <w:rPr>
          <w:ins w:id="8" w:author="Sayandip Samanta" w:date="2026-04-20T04:21:00Z" w16du:dateUtc="2026-04-19T22:51:00Z"/>
          <w:b/>
          <w:bCs/>
        </w:rPr>
      </w:pPr>
    </w:p>
    <w:p w14:paraId="5FFB49A3" w14:textId="77777777" w:rsidR="00040F8A" w:rsidRDefault="00040F8A">
      <w:pPr>
        <w:pStyle w:val="Heading3"/>
        <w:spacing w:before="281" w:after="281"/>
        <w:rPr>
          <w:ins w:id="9" w:author="Sayandip Samanta" w:date="2026-04-20T04:21:00Z" w16du:dateUtc="2026-04-19T22:51:00Z"/>
          <w:b/>
          <w:bCs/>
        </w:rPr>
      </w:pPr>
    </w:p>
    <w:p w14:paraId="0A3B616E" w14:textId="77777777" w:rsidR="00040F8A" w:rsidRDefault="00040F8A">
      <w:pPr>
        <w:pStyle w:val="Heading3"/>
        <w:spacing w:before="281" w:after="281"/>
        <w:rPr>
          <w:ins w:id="10" w:author="Sayandip Samanta" w:date="2026-04-20T04:21:00Z" w16du:dateUtc="2026-04-19T22:51:00Z"/>
          <w:b/>
          <w:bCs/>
        </w:rPr>
      </w:pPr>
    </w:p>
    <w:p w14:paraId="1BB497E0" w14:textId="56BC2099" w:rsidR="003B3F36" w:rsidRPr="00040F8A" w:rsidRDefault="00000000">
      <w:pPr>
        <w:pStyle w:val="Heading3"/>
        <w:spacing w:before="281" w:after="281"/>
        <w:rPr>
          <w:b/>
          <w:bCs/>
          <w:rPrChange w:id="11" w:author="Sayandip Samanta" w:date="2026-04-20T04:20:00Z" w16du:dateUtc="2026-04-19T22:50:00Z">
            <w:rPr/>
          </w:rPrChange>
        </w:rPr>
      </w:pPr>
      <w:r>
        <w:rPr>
          <w:b/>
          <w:bCs/>
        </w:rPr>
        <w:t>2. Components Table</w:t>
      </w:r>
    </w:p>
    <w:p w14:paraId="7A333CEB" w14:textId="77777777" w:rsidR="003B3F36" w:rsidRDefault="003B3F36">
      <w:pPr>
        <w:pStyle w:val="Heading3"/>
        <w:widowControl w:val="0"/>
        <w:spacing w:before="281" w:after="281" w:line="240" w:lineRule="auto"/>
        <w:rPr>
          <w:del w:id="12" w:author="Banat Singh" w:date="2026-04-19T23:32:00Z"/>
        </w:rPr>
      </w:pPr>
    </w:p>
    <w:tbl>
      <w:tblPr>
        <w:tblW w:w="9781" w:type="dxa"/>
        <w:tblInd w:w="-15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  <w:tblPrChange w:id="13" w:author="Sayandip Samanta" w:date="2026-04-20T04:22:00Z" w16du:dateUtc="2026-04-19T22:52:00Z">
          <w:tblPr>
            <w:tblW w:w="9340" w:type="dxa"/>
            <w:tblInd w:w="216" w:type="dxa"/>
            <w:tbl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blBorders>
            <w:shd w:val="clear" w:color="auto" w:fill="CAD1D7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325"/>
        <w:gridCol w:w="944"/>
        <w:gridCol w:w="2583"/>
        <w:gridCol w:w="4929"/>
        <w:tblGridChange w:id="14">
          <w:tblGrid>
            <w:gridCol w:w="368"/>
            <w:gridCol w:w="957"/>
            <w:gridCol w:w="635"/>
            <w:gridCol w:w="309"/>
            <w:gridCol w:w="2583"/>
            <w:gridCol w:w="4856"/>
            <w:gridCol w:w="73"/>
          </w:tblGrid>
        </w:tblGridChange>
      </w:tblGrid>
      <w:tr w:rsidR="003B3F36" w14:paraId="453DF186" w14:textId="77777777" w:rsidTr="00040F8A">
        <w:trPr>
          <w:trHeight w:val="500"/>
          <w:trPrChange w:id="15" w:author="Sayandip Samanta" w:date="2026-04-20T04:22:00Z" w16du:dateUtc="2026-04-19T22:52:00Z">
            <w:trPr>
              <w:gridBefore w:val="1"/>
              <w:gridAfter w:val="0"/>
              <w:trHeight w:val="500"/>
            </w:trPr>
          </w:trPrChange>
        </w:trPr>
        <w:tc>
          <w:tcPr>
            <w:tcW w:w="13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16" w:author="Sayandip Samanta" w:date="2026-04-20T04:22:00Z" w16du:dateUtc="2026-04-19T22:52:00Z">
              <w:tcPr>
                <w:tcW w:w="957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1AB50DB1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b/>
                <w:bCs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Component</w:t>
            </w:r>
          </w:p>
        </w:tc>
        <w:tc>
          <w:tcPr>
            <w:tcW w:w="9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17" w:author="Sayandip Samanta" w:date="2026-04-20T04:22:00Z" w16du:dateUtc="2026-04-19T22:52:00Z">
              <w:tcPr>
                <w:tcW w:w="63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2EDAFE9E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b/>
                <w:bCs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Quantity</w:t>
            </w:r>
          </w:p>
        </w:tc>
        <w:tc>
          <w:tcPr>
            <w:tcW w:w="2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18" w:author="Sayandip Samanta" w:date="2026-04-20T04:22:00Z" w16du:dateUtc="2026-04-19T22:52:00Z">
              <w:tcPr>
                <w:tcW w:w="2892" w:type="dxa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2266B989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b/>
                <w:bCs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Purpose</w:t>
            </w:r>
          </w:p>
        </w:tc>
        <w:tc>
          <w:tcPr>
            <w:tcW w:w="49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19" w:author="Sayandip Samanta" w:date="2026-04-20T04:22:00Z" w16du:dateUtc="2026-04-19T22:52:00Z">
              <w:tcPr>
                <w:tcW w:w="485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59E870D8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b/>
                <w:bCs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Justification</w:t>
            </w:r>
          </w:p>
        </w:tc>
      </w:tr>
      <w:tr w:rsidR="003B3F36" w14:paraId="2C1A2FA3" w14:textId="77777777" w:rsidTr="00040F8A">
        <w:trPr>
          <w:trHeight w:val="1220"/>
          <w:trPrChange w:id="20" w:author="Sayandip Samanta" w:date="2026-04-20T04:22:00Z" w16du:dateUtc="2026-04-19T22:52:00Z">
            <w:trPr>
              <w:gridBefore w:val="1"/>
              <w:gridAfter w:val="0"/>
              <w:trHeight w:val="1220"/>
            </w:trPr>
          </w:trPrChange>
        </w:trPr>
        <w:tc>
          <w:tcPr>
            <w:tcW w:w="13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21" w:author="Sayandip Samanta" w:date="2026-04-20T04:22:00Z" w16du:dateUtc="2026-04-19T22:52:00Z">
              <w:tcPr>
                <w:tcW w:w="957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74678076" w14:textId="6F162EB9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ESP32 </w:t>
            </w:r>
            <w:ins w:id="22" w:author="Sayandip Samanta" w:date="2026-04-20T04:21:00Z" w16du:dateUtc="2026-04-19T22:51:00Z">
              <w:r w:rsidR="00040F8A">
                <w:rPr>
                  <w:rFonts w:ascii="Aptos Display" w:eastAsia="Aptos Display" w:hAnsi="Aptos Display" w:cs="Aptos Display"/>
                  <w:sz w:val="20"/>
                  <w:szCs w:val="20"/>
                  <w14:textOutline w14:w="12700" w14:cap="flat" w14:cmpd="sng" w14:algn="ctr">
                    <w14:noFill/>
                    <w14:prstDash w14:val="solid"/>
                    <w14:miter w14:lim="400000"/>
                  </w14:textOutline>
                </w:rPr>
                <w:t>Microcontroller</w:t>
              </w:r>
            </w:ins>
            <w:del w:id="23" w:author="Sayandip Samanta" w:date="2026-04-20T04:21:00Z" w16du:dateUtc="2026-04-19T22:51:00Z">
              <w:r w:rsidDel="00040F8A">
                <w:rPr>
                  <w:rFonts w:ascii="Aptos Display" w:eastAsia="Aptos Display" w:hAnsi="Aptos Display" w:cs="Aptos Display"/>
                  <w:sz w:val="20"/>
                  <w:szCs w:val="20"/>
                  <w14:textOutline w14:w="12700" w14:cap="flat" w14:cmpd="sng" w14:algn="ctr">
                    <w14:noFill/>
                    <w14:prstDash w14:val="solid"/>
                    <w14:miter w14:lim="400000"/>
                  </w14:textOutline>
                </w:rPr>
                <w:delText>Development Board</w:delText>
              </w:r>
            </w:del>
          </w:p>
        </w:tc>
        <w:tc>
          <w:tcPr>
            <w:tcW w:w="9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24" w:author="Sayandip Samanta" w:date="2026-04-20T04:22:00Z" w16du:dateUtc="2026-04-19T22:52:00Z">
              <w:tcPr>
                <w:tcW w:w="63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41B82674" w14:textId="77777777" w:rsidR="003B3F36" w:rsidRDefault="00000000" w:rsidP="00040F8A">
            <w:pPr>
              <w:pStyle w:val="Body"/>
              <w:suppressAutoHyphens/>
              <w:jc w:val="center"/>
              <w:outlineLvl w:val="0"/>
              <w:pPrChange w:id="25" w:author="Sayandip Samanta" w:date="2026-04-20T04:22:00Z" w16du:dateUtc="2026-04-19T22:52:00Z">
                <w:pPr>
                  <w:pStyle w:val="Body"/>
                  <w:suppressAutoHyphens/>
                  <w:jc w:val="right"/>
                  <w:outlineLvl w:val="0"/>
                </w:pPr>
              </w:pPrChange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2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26" w:author="Sayandip Samanta" w:date="2026-04-20T04:22:00Z" w16du:dateUtc="2026-04-19T22:52:00Z">
              <w:tcPr>
                <w:tcW w:w="2892" w:type="dxa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50A80615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Acts as the central brain, processing sensor inputs and orchestrating all mechanical and visual outputs.</w:t>
            </w:r>
          </w:p>
        </w:tc>
        <w:tc>
          <w:tcPr>
            <w:tcW w:w="49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27" w:author="Sayandip Samanta" w:date="2026-04-20T04:22:00Z" w16du:dateUtc="2026-04-19T22:52:00Z">
              <w:tcPr>
                <w:tcW w:w="485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58FE3A94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Offers ample GPIO pins with hardware PWM support needed to drive multiple servos simultaneously. It also provides the processing speed required to constantly poll sensors without lagging the motor routines.</w:t>
            </w:r>
          </w:p>
        </w:tc>
      </w:tr>
      <w:tr w:rsidR="003B3F36" w14:paraId="441E6AFF" w14:textId="77777777" w:rsidTr="00040F8A">
        <w:trPr>
          <w:trHeight w:val="980"/>
          <w:trPrChange w:id="28" w:author="Sayandip Samanta" w:date="2026-04-20T04:22:00Z" w16du:dateUtc="2026-04-19T22:52:00Z">
            <w:trPr>
              <w:gridBefore w:val="1"/>
              <w:gridAfter w:val="0"/>
              <w:trHeight w:val="980"/>
            </w:trPr>
          </w:trPrChange>
        </w:trPr>
        <w:tc>
          <w:tcPr>
            <w:tcW w:w="13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29" w:author="Sayandip Samanta" w:date="2026-04-20T04:22:00Z" w16du:dateUtc="2026-04-19T22:52:00Z">
              <w:tcPr>
                <w:tcW w:w="957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03A23AF6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Servo Motors</w:t>
            </w:r>
          </w:p>
        </w:tc>
        <w:tc>
          <w:tcPr>
            <w:tcW w:w="9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30" w:author="Sayandip Samanta" w:date="2026-04-20T04:22:00Z" w16du:dateUtc="2026-04-19T22:52:00Z">
              <w:tcPr>
                <w:tcW w:w="63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01BCB26F" w14:textId="77777777" w:rsidR="003B3F36" w:rsidRDefault="00000000" w:rsidP="00040F8A">
            <w:pPr>
              <w:pStyle w:val="Body"/>
              <w:suppressAutoHyphens/>
              <w:jc w:val="center"/>
              <w:outlineLvl w:val="0"/>
              <w:pPrChange w:id="31" w:author="Sayandip Samanta" w:date="2026-04-20T04:22:00Z" w16du:dateUtc="2026-04-19T22:52:00Z">
                <w:pPr>
                  <w:pStyle w:val="Body"/>
                  <w:suppressAutoHyphens/>
                  <w:jc w:val="right"/>
                  <w:outlineLvl w:val="0"/>
                </w:pPr>
              </w:pPrChange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5</w:t>
            </w:r>
          </w:p>
        </w:tc>
        <w:tc>
          <w:tcPr>
            <w:tcW w:w="2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32" w:author="Sayandip Samanta" w:date="2026-04-20T04:22:00Z" w16du:dateUtc="2026-04-19T22:52:00Z">
              <w:tcPr>
                <w:tcW w:w="2892" w:type="dxa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3F15EF3E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Actuates the physical movements of the robot's left eye, right eye, left eyelid, right eyelid, and head.</w:t>
            </w:r>
          </w:p>
        </w:tc>
        <w:tc>
          <w:tcPr>
            <w:tcW w:w="49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33" w:author="Sayandip Samanta" w:date="2026-04-20T04:22:00Z" w16du:dateUtc="2026-04-19T22:52:00Z">
              <w:tcPr>
                <w:tcW w:w="485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4787E9BA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Servos provide precise, repeatable angular positioning out of the box. This is essential for giving the robot lifelike, expressive movements without the need to build complex custom feedback loops.</w:t>
            </w:r>
          </w:p>
        </w:tc>
      </w:tr>
      <w:tr w:rsidR="003B3F36" w14:paraId="1248607F" w14:textId="77777777" w:rsidTr="00040F8A">
        <w:trPr>
          <w:trHeight w:val="980"/>
          <w:trPrChange w:id="34" w:author="Sayandip Samanta" w:date="2026-04-20T04:22:00Z" w16du:dateUtc="2026-04-19T22:52:00Z">
            <w:trPr>
              <w:gridBefore w:val="1"/>
              <w:gridAfter w:val="0"/>
              <w:trHeight w:val="980"/>
            </w:trPr>
          </w:trPrChange>
        </w:trPr>
        <w:tc>
          <w:tcPr>
            <w:tcW w:w="13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35" w:author="Sayandip Samanta" w:date="2026-04-20T04:22:00Z" w16du:dateUtc="2026-04-19T22:52:00Z">
              <w:tcPr>
                <w:tcW w:w="957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5DFB9E17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lastRenderedPageBreak/>
              <w:t>PIR Motion Sensor</w:t>
            </w:r>
          </w:p>
        </w:tc>
        <w:tc>
          <w:tcPr>
            <w:tcW w:w="9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36" w:author="Sayandip Samanta" w:date="2026-04-20T04:22:00Z" w16du:dateUtc="2026-04-19T22:52:00Z">
              <w:tcPr>
                <w:tcW w:w="63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18ECAFF3" w14:textId="77777777" w:rsidR="003B3F36" w:rsidRDefault="00000000" w:rsidP="00040F8A">
            <w:pPr>
              <w:pStyle w:val="Body"/>
              <w:suppressAutoHyphens/>
              <w:jc w:val="center"/>
              <w:outlineLvl w:val="0"/>
              <w:pPrChange w:id="37" w:author="Sayandip Samanta" w:date="2026-04-20T04:23:00Z" w16du:dateUtc="2026-04-19T22:53:00Z">
                <w:pPr>
                  <w:pStyle w:val="Body"/>
                  <w:suppressAutoHyphens/>
                  <w:jc w:val="right"/>
                  <w:outlineLvl w:val="0"/>
                </w:pPr>
              </w:pPrChange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2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38" w:author="Sayandip Samanta" w:date="2026-04-20T04:22:00Z" w16du:dateUtc="2026-04-19T22:52:00Z">
              <w:tcPr>
                <w:tcW w:w="2892" w:type="dxa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4B26BDB7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Detects the presence of a person in front of the robot to trigger the interactive "wake" sequence.</w:t>
            </w:r>
          </w:p>
        </w:tc>
        <w:tc>
          <w:tcPr>
            <w:tcW w:w="49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39" w:author="Sayandip Samanta" w:date="2026-04-20T04:22:00Z" w16du:dateUtc="2026-04-19T22:52:00Z">
              <w:tcPr>
                <w:tcW w:w="485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2848F76A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Highly reliable for human body heat detection over a wide angle. It acts as an ideal, low-power trigger to pull the robot out of its resting state.</w:t>
            </w:r>
          </w:p>
        </w:tc>
      </w:tr>
      <w:tr w:rsidR="003B3F36" w14:paraId="77C017EF" w14:textId="77777777" w:rsidTr="00040F8A">
        <w:trPr>
          <w:trHeight w:val="980"/>
          <w:trPrChange w:id="40" w:author="Sayandip Samanta" w:date="2026-04-20T04:22:00Z" w16du:dateUtc="2026-04-19T22:52:00Z">
            <w:trPr>
              <w:gridBefore w:val="1"/>
              <w:gridAfter w:val="0"/>
              <w:trHeight w:val="980"/>
            </w:trPr>
          </w:trPrChange>
        </w:trPr>
        <w:tc>
          <w:tcPr>
            <w:tcW w:w="13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41" w:author="Sayandip Samanta" w:date="2026-04-20T04:22:00Z" w16du:dateUtc="2026-04-19T22:52:00Z">
              <w:tcPr>
                <w:tcW w:w="957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7DAAAA72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Sound Sensor Module</w:t>
            </w:r>
          </w:p>
        </w:tc>
        <w:tc>
          <w:tcPr>
            <w:tcW w:w="9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42" w:author="Sayandip Samanta" w:date="2026-04-20T04:22:00Z" w16du:dateUtc="2026-04-19T22:52:00Z">
              <w:tcPr>
                <w:tcW w:w="63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1759CE1A" w14:textId="77777777" w:rsidR="003B3F36" w:rsidRDefault="00000000" w:rsidP="00040F8A">
            <w:pPr>
              <w:pStyle w:val="Body"/>
              <w:suppressAutoHyphens/>
              <w:jc w:val="center"/>
              <w:outlineLvl w:val="0"/>
              <w:pPrChange w:id="43" w:author="Sayandip Samanta" w:date="2026-04-20T04:23:00Z" w16du:dateUtc="2026-04-19T22:53:00Z">
                <w:pPr>
                  <w:pStyle w:val="Body"/>
                  <w:suppressAutoHyphens/>
                  <w:jc w:val="right"/>
                  <w:outlineLvl w:val="0"/>
                </w:pPr>
              </w:pPrChange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2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44" w:author="Sayandip Samanta" w:date="2026-04-20T04:22:00Z" w16du:dateUtc="2026-04-19T22:52:00Z">
              <w:tcPr>
                <w:tcW w:w="2892" w:type="dxa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6B448A7E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Listens for sharp noises while the robot is active to trigger the secondary head-turning routine.</w:t>
            </w:r>
          </w:p>
        </w:tc>
        <w:tc>
          <w:tcPr>
            <w:tcW w:w="49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45" w:author="Sayandip Samanta" w:date="2026-04-20T04:22:00Z" w16du:dateUtc="2026-04-19T22:52:00Z">
              <w:tcPr>
                <w:tcW w:w="485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3F81F5D1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Provides a simple binary signal when a volume threshold is crossed, allowing for easy integration into the ESP32's polling loop without requiring heavy audio processing.</w:t>
            </w:r>
          </w:p>
        </w:tc>
      </w:tr>
      <w:tr w:rsidR="003B3F36" w14:paraId="6D50AE77" w14:textId="77777777" w:rsidTr="00040F8A">
        <w:trPr>
          <w:trHeight w:val="1220"/>
          <w:trPrChange w:id="46" w:author="Sayandip Samanta" w:date="2026-04-20T04:22:00Z" w16du:dateUtc="2026-04-19T22:52:00Z">
            <w:trPr>
              <w:gridBefore w:val="1"/>
              <w:gridAfter w:val="0"/>
              <w:trHeight w:val="1220"/>
            </w:trPr>
          </w:trPrChange>
        </w:trPr>
        <w:tc>
          <w:tcPr>
            <w:tcW w:w="13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47" w:author="Sayandip Samanta" w:date="2026-04-20T04:22:00Z" w16du:dateUtc="2026-04-19T22:52:00Z">
              <w:tcPr>
                <w:tcW w:w="957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1F6310D4" w14:textId="2732F76F" w:rsidR="003B3F36" w:rsidRDefault="00000000">
            <w:pPr>
              <w:pStyle w:val="Body"/>
              <w:suppressAutoHyphens/>
              <w:outlineLvl w:val="0"/>
            </w:pPr>
            <w:del w:id="48" w:author="Sayandip Samanta" w:date="2026-04-20T04:23:00Z" w16du:dateUtc="2026-04-19T22:53:00Z">
              <w:r w:rsidDel="00040F8A">
                <w:rPr>
                  <w:rFonts w:ascii="Aptos Display" w:eastAsia="Aptos Display" w:hAnsi="Aptos Display" w:cs="Aptos Display"/>
                  <w:sz w:val="20"/>
                  <w:szCs w:val="20"/>
                  <w:lang w:val="da-DK"/>
                  <w14:textOutline w14:w="12700" w14:cap="flat" w14:cmpd="sng" w14:algn="ctr">
                    <w14:noFill/>
                    <w14:prstDash w14:val="solid"/>
                    <w14:miter w14:lim="400000"/>
                  </w14:textOutline>
                </w:rPr>
                <w:delText>NeoPixel</w:delText>
              </w:r>
            </w:del>
            <w:ins w:id="49" w:author="Sayandip Samanta" w:date="2026-04-20T04:23:00Z" w16du:dateUtc="2026-04-19T22:53:00Z">
              <w:r w:rsidR="00040F8A">
                <w:rPr>
                  <w:rFonts w:ascii="Aptos Display" w:eastAsia="Aptos Display" w:hAnsi="Aptos Display" w:cs="Aptos Display"/>
                  <w:sz w:val="20"/>
                  <w:szCs w:val="20"/>
                  <w:lang w:val="da-DK"/>
                  <w14:textOutline w14:w="12700" w14:cap="flat" w14:cmpd="sng" w14:algn="ctr">
                    <w14:noFill/>
                    <w14:prstDash w14:val="solid"/>
                    <w14:miter w14:lim="400000"/>
                  </w14:textOutline>
                </w:rPr>
                <w:t>Neo Pixel</w:t>
              </w:r>
            </w:ins>
            <w:r>
              <w:rPr>
                <w:rFonts w:ascii="Aptos Display" w:eastAsia="Aptos Display" w:hAnsi="Aptos Display" w:cs="Aptos Display"/>
                <w:sz w:val="20"/>
                <w:szCs w:val="20"/>
                <w:lang w:val="da-DK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LED Array</w:t>
            </w:r>
            <w:r>
              <w:rPr>
                <w:rFonts w:ascii="Aptos Display" w:eastAsia="Aptos Display" w:hAnsi="Aptos Display" w:cs="Aptos Display"/>
                <w:i/>
                <w:iCs/>
                <w:sz w:val="20"/>
                <w:szCs w:val="20"/>
                <w:lang w:val="de-DE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(8 LEDs)</w:t>
            </w:r>
          </w:p>
        </w:tc>
        <w:tc>
          <w:tcPr>
            <w:tcW w:w="9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50" w:author="Sayandip Samanta" w:date="2026-04-20T04:22:00Z" w16du:dateUtc="2026-04-19T22:52:00Z">
              <w:tcPr>
                <w:tcW w:w="63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36896929" w14:textId="77777777" w:rsidR="003B3F36" w:rsidRDefault="00000000" w:rsidP="00040F8A">
            <w:pPr>
              <w:pStyle w:val="Body"/>
              <w:suppressAutoHyphens/>
              <w:jc w:val="center"/>
              <w:outlineLvl w:val="0"/>
              <w:pPrChange w:id="51" w:author="Sayandip Samanta" w:date="2026-04-20T04:23:00Z" w16du:dateUtc="2026-04-19T22:53:00Z">
                <w:pPr>
                  <w:pStyle w:val="Body"/>
                  <w:suppressAutoHyphens/>
                  <w:jc w:val="right"/>
                  <w:outlineLvl w:val="0"/>
                </w:pPr>
              </w:pPrChange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2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52" w:author="Sayandip Samanta" w:date="2026-04-20T04:22:00Z" w16du:dateUtc="2026-04-19T22:52:00Z">
              <w:tcPr>
                <w:tcW w:w="2892" w:type="dxa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5094230F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Serves as a dynamic visual status indicator, pulsing green during head movements and turning red after prolonged inactivity.</w:t>
            </w:r>
          </w:p>
        </w:tc>
        <w:tc>
          <w:tcPr>
            <w:tcW w:w="49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9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53" w:author="Sayandip Samanta" w:date="2026-04-20T04:22:00Z" w16du:dateUtc="2026-04-19T22:52:00Z">
              <w:tcPr>
                <w:tcW w:w="485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E6E9EC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5E11D622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Requires only a single data pin from the microcontroller while offering individual, full-color RGB control, maximizing visual impact while minimizing wiring clutter.</w:t>
            </w:r>
          </w:p>
        </w:tc>
      </w:tr>
      <w:tr w:rsidR="003B3F36" w14:paraId="06DD5BBA" w14:textId="77777777" w:rsidTr="00040F8A">
        <w:trPr>
          <w:trHeight w:val="1460"/>
          <w:trPrChange w:id="54" w:author="Sayandip Samanta" w:date="2026-04-20T04:22:00Z" w16du:dateUtc="2026-04-19T22:52:00Z">
            <w:trPr>
              <w:gridBefore w:val="1"/>
              <w:gridAfter w:val="0"/>
              <w:trHeight w:val="1460"/>
            </w:trPr>
          </w:trPrChange>
        </w:trPr>
        <w:tc>
          <w:tcPr>
            <w:tcW w:w="13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55" w:author="Sayandip Samanta" w:date="2026-04-20T04:22:00Z" w16du:dateUtc="2026-04-19T22:52:00Z">
              <w:tcPr>
                <w:tcW w:w="957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4B41FC72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5V External Power Supply </w:t>
            </w:r>
            <w:r>
              <w:rPr>
                <w:rFonts w:ascii="Aptos Display" w:eastAsia="Aptos Display" w:hAnsi="Aptos Display" w:cs="Aptos Display"/>
                <w:i/>
                <w:iCs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(Min. 3A)</w:t>
            </w:r>
          </w:p>
        </w:tc>
        <w:tc>
          <w:tcPr>
            <w:tcW w:w="9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56" w:author="Sayandip Samanta" w:date="2026-04-20T04:22:00Z" w16du:dateUtc="2026-04-19T22:52:00Z">
              <w:tcPr>
                <w:tcW w:w="63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3D7E8CF0" w14:textId="77777777" w:rsidR="003B3F36" w:rsidRDefault="00000000" w:rsidP="00040F8A">
            <w:pPr>
              <w:pStyle w:val="Body"/>
              <w:suppressAutoHyphens/>
              <w:jc w:val="center"/>
              <w:outlineLvl w:val="0"/>
              <w:pPrChange w:id="57" w:author="Sayandip Samanta" w:date="2026-04-20T04:23:00Z" w16du:dateUtc="2026-04-19T22:53:00Z">
                <w:pPr>
                  <w:pStyle w:val="Body"/>
                  <w:suppressAutoHyphens/>
                  <w:jc w:val="right"/>
                  <w:outlineLvl w:val="0"/>
                </w:pPr>
              </w:pPrChange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2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58" w:author="Sayandip Samanta" w:date="2026-04-20T04:22:00Z" w16du:dateUtc="2026-04-19T22:52:00Z">
              <w:tcPr>
                <w:tcW w:w="2892" w:type="dxa"/>
                <w:gridSpan w:val="2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3AF19FC4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Delivers the necessary electrical current to run the microcontroller, sensors, LEDs, and all five motors simultaneously.</w:t>
            </w:r>
          </w:p>
        </w:tc>
        <w:tc>
          <w:tcPr>
            <w:tcW w:w="49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1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tcPrChange w:id="59" w:author="Sayandip Samanta" w:date="2026-04-20T04:22:00Z" w16du:dateUtc="2026-04-19T22:52:00Z">
              <w:tcPr>
                <w:tcW w:w="4855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FFFFFF"/>
                </w:tcBorders>
                <w:shd w:val="clear" w:color="auto" w:fill="CAD1D7"/>
                <w:tcMar>
                  <w:top w:w="80" w:type="dxa"/>
                  <w:left w:w="80" w:type="dxa"/>
                  <w:bottom w:w="80" w:type="dxa"/>
                  <w:right w:w="80" w:type="dxa"/>
                </w:tcMar>
                <w:vAlign w:val="center"/>
              </w:tcPr>
            </w:tcPrChange>
          </w:tcPr>
          <w:p w14:paraId="628AEE1B" w14:textId="77777777" w:rsidR="003B3F36" w:rsidRDefault="00000000">
            <w:pPr>
              <w:pStyle w:val="Body"/>
              <w:suppressAutoHyphens/>
              <w:outlineLvl w:val="0"/>
            </w:pPr>
            <w:r>
              <w:rPr>
                <w:rFonts w:ascii="Aptos Display" w:eastAsia="Aptos Display" w:hAnsi="Aptos Display" w:cs="Aptos Display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Five servos moving at once will easily overwhelm a standard USB connection or the ESP32's onboard voltage regulator, causing immediate brownouts. A dedicated power source ensures system stability.</w:t>
            </w:r>
          </w:p>
        </w:tc>
      </w:tr>
    </w:tbl>
    <w:p w14:paraId="7514A0D8" w14:textId="77777777" w:rsidR="003B3F36" w:rsidRDefault="003B3F36">
      <w:pPr>
        <w:pStyle w:val="Heading3"/>
        <w:widowControl w:val="0"/>
        <w:spacing w:before="281" w:after="281" w:line="240" w:lineRule="auto"/>
        <w:ind w:left="108" w:hanging="108"/>
      </w:pPr>
    </w:p>
    <w:p w14:paraId="336B7A1A" w14:textId="77777777" w:rsidR="003B3F36" w:rsidRDefault="00000000">
      <w:pPr>
        <w:pStyle w:val="BodyA"/>
        <w:spacing w:before="240" w:after="240"/>
      </w:pPr>
      <w:del w:id="60" w:author="Banat Singh" w:date="2026-04-19T23:32:00Z">
        <w:r>
          <w:rPr>
            <w:i/>
            <w:iCs/>
            <w:color w:val="7F7F7F"/>
            <w:u w:color="7F7F7F"/>
          </w:rPr>
          <w:delText>Justification is important</w:delText>
        </w:r>
      </w:del>
    </w:p>
    <w:sectPr w:rsidR="003B3F3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8CA5A" w14:textId="77777777" w:rsidR="00505742" w:rsidRDefault="00505742">
      <w:r>
        <w:separator/>
      </w:r>
    </w:p>
  </w:endnote>
  <w:endnote w:type="continuationSeparator" w:id="0">
    <w:p w14:paraId="75538232" w14:textId="77777777" w:rsidR="00505742" w:rsidRDefault="00505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34FD7" w14:textId="77777777" w:rsidR="003B3F36" w:rsidRDefault="003B3F3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122A2" w14:textId="77777777" w:rsidR="00505742" w:rsidRDefault="00505742">
      <w:r>
        <w:separator/>
      </w:r>
    </w:p>
  </w:footnote>
  <w:footnote w:type="continuationSeparator" w:id="0">
    <w:p w14:paraId="6C52E932" w14:textId="77777777" w:rsidR="00505742" w:rsidRDefault="00505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92EC3" w14:textId="77777777" w:rsidR="003B3F36" w:rsidRDefault="003B3F36">
    <w:pPr>
      <w:pStyle w:val="HeaderFoot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yandip Samanta">
    <w15:presenceInfo w15:providerId="AD" w15:userId="S::sayandip.samanta2025@bitsdesign.edu.in::3ecf639f-2647-4302-a668-fe9ae35ede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F36"/>
    <w:rsid w:val="00040F8A"/>
    <w:rsid w:val="003B3F36"/>
    <w:rsid w:val="00505742"/>
    <w:rsid w:val="00802BCD"/>
    <w:rsid w:val="00E7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500C0"/>
  <w15:docId w15:val="{9BD6BBFF-12A9-0E47-9D04-9B41D6E5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3">
    <w:name w:val="heading 3"/>
    <w:next w:val="BodyA"/>
    <w:uiPriority w:val="9"/>
    <w:unhideWhenUsed/>
    <w:qFormat/>
    <w:pPr>
      <w:keepNext/>
      <w:keepLines/>
      <w:spacing w:before="160" w:after="80" w:line="279" w:lineRule="auto"/>
      <w:outlineLvl w:val="2"/>
    </w:pPr>
    <w:rPr>
      <w:rFonts w:ascii="Aptos Display" w:eastAsia="Aptos Display" w:hAnsi="Aptos Display" w:cs="Aptos Display"/>
      <w:color w:val="0F4761"/>
      <w:sz w:val="28"/>
      <w:szCs w:val="28"/>
      <w:u w:color="0F4761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A"/>
    <w:pPr>
      <w:keepNext/>
      <w:keepLines/>
      <w:spacing w:before="360" w:after="80" w:line="279" w:lineRule="auto"/>
      <w:outlineLvl w:val="0"/>
    </w:pPr>
    <w:rPr>
      <w:rFonts w:ascii="Aptos Display" w:eastAsia="Aptos Display" w:hAnsi="Aptos Display" w:cs="Aptos Display"/>
      <w:color w:val="0F4761"/>
      <w:sz w:val="40"/>
      <w:szCs w:val="40"/>
      <w:u w:color="0F4761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pPr>
      <w:spacing w:after="160" w:line="279" w:lineRule="auto"/>
    </w:pPr>
    <w:rPr>
      <w:rFonts w:ascii="Aptos Display" w:eastAsia="Aptos Display" w:hAnsi="Aptos Display" w:cs="Aptos Display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Revision">
    <w:name w:val="Revision"/>
    <w:hidden/>
    <w:uiPriority w:val="99"/>
    <w:semiHidden/>
    <w:rsid w:val="00040F8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Sayandip Samanta</cp:lastModifiedBy>
  <cp:revision>2</cp:revision>
  <dcterms:created xsi:type="dcterms:W3CDTF">2026-04-19T22:53:00Z</dcterms:created>
  <dcterms:modified xsi:type="dcterms:W3CDTF">2026-04-19T22:53:00Z</dcterms:modified>
</cp:coreProperties>
</file>